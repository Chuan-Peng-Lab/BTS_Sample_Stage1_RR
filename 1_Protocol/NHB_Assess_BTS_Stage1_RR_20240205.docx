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9417F" w14:textId="77777777" w:rsidR="00B92D10" w:rsidRDefault="00B92D10" w:rsidP="007C532B">
      <w:pPr>
        <w:widowControl/>
        <w:spacing w:before="240" w:after="240" w:line="276" w:lineRule="auto"/>
        <w:jc w:val="center"/>
        <w:rPr>
          <w:rFonts w:ascii="Times New Roman" w:eastAsia="Times New Roman" w:hAnsi="Times New Roman"/>
          <w:b/>
          <w:kern w:val="0"/>
          <w:sz w:val="28"/>
          <w:highlight w:val="white"/>
        </w:rPr>
      </w:pPr>
    </w:p>
    <w:p w14:paraId="4EA3D9A2" w14:textId="617758DF" w:rsidR="007C532B" w:rsidRPr="007C532B" w:rsidRDefault="007C532B" w:rsidP="007C532B">
      <w:pPr>
        <w:widowControl/>
        <w:spacing w:before="240" w:after="240" w:line="276" w:lineRule="auto"/>
        <w:jc w:val="center"/>
        <w:rPr>
          <w:rFonts w:ascii="Times New Roman" w:eastAsia="Times New Roman" w:hAnsi="Times New Roman"/>
          <w:b/>
          <w:kern w:val="0"/>
          <w:sz w:val="28"/>
          <w:highlight w:val="white"/>
        </w:rPr>
      </w:pPr>
      <w:r w:rsidRPr="007C532B">
        <w:rPr>
          <w:rFonts w:ascii="Times New Roman" w:eastAsia="Times New Roman" w:hAnsi="Times New Roman"/>
          <w:b/>
          <w:kern w:val="0"/>
          <w:sz w:val="28"/>
          <w:highlight w:val="white"/>
        </w:rPr>
        <w:t>Assessing diversity and representativeness of big team science in psychology [Stage 1 RR Protocol]</w:t>
      </w:r>
    </w:p>
    <w:p w14:paraId="10ABDB29" w14:textId="2B8A3149" w:rsidR="00126E39" w:rsidRPr="00B92D10" w:rsidRDefault="007C532B" w:rsidP="00126E39">
      <w:pPr>
        <w:widowControl/>
        <w:spacing w:before="240" w:after="240" w:line="276" w:lineRule="auto"/>
        <w:jc w:val="center"/>
        <w:rPr>
          <w:rFonts w:ascii="Times New Roman" w:eastAsia="Times New Roman" w:hAnsi="Times New Roman"/>
          <w:kern w:val="0"/>
          <w:sz w:val="22"/>
          <w:szCs w:val="22"/>
          <w:highlight w:val="white"/>
        </w:rPr>
      </w:pPr>
      <w:bookmarkStart w:id="0" w:name="_Hlk156909151"/>
      <w:r w:rsidRPr="00B92D10">
        <w:rPr>
          <w:rFonts w:ascii="Times New Roman" w:eastAsia="Times New Roman" w:hAnsi="Times New Roman"/>
          <w:kern w:val="0"/>
          <w:sz w:val="22"/>
          <w:szCs w:val="22"/>
          <w:highlight w:val="white"/>
        </w:rPr>
        <w:t>Weibiao Liu</w:t>
      </w:r>
      <w:bookmarkEnd w:id="0"/>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1</w:t>
      </w:r>
      <w:r w:rsidR="00126E39" w:rsidRPr="00B92D10">
        <w:rPr>
          <w:rFonts w:ascii="Times New Roman" w:eastAsia="宋体" w:hAnsi="Times New Roman"/>
          <w:kern w:val="0"/>
          <w:sz w:val="22"/>
          <w:szCs w:val="22"/>
          <w:highlight w:val="white"/>
        </w:rPr>
        <w:t xml:space="preserve">, </w:t>
      </w:r>
      <w:r w:rsidR="00126E39" w:rsidRPr="00B92D10">
        <w:rPr>
          <w:rFonts w:ascii="Times New Roman" w:eastAsia="Times New Roman" w:hAnsi="Times New Roman"/>
          <w:kern w:val="0"/>
          <w:sz w:val="22"/>
          <w:szCs w:val="22"/>
          <w:highlight w:val="white"/>
        </w:rPr>
        <w:t>Sakshi Ghai</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2</w:t>
      </w:r>
      <w:r w:rsidR="00126E39" w:rsidRPr="00B92D10">
        <w:rPr>
          <w:rFonts w:ascii="Times New Roman" w:eastAsia="Times New Roman" w:hAnsi="Times New Roman"/>
          <w:kern w:val="0"/>
          <w:sz w:val="22"/>
          <w:szCs w:val="22"/>
          <w:highlight w:val="white"/>
        </w:rPr>
        <w:t xml:space="preserve">, </w:t>
      </w:r>
      <w:bookmarkStart w:id="1" w:name="_Hlk156909336"/>
      <w:r w:rsidR="00126E39" w:rsidRPr="00B92D10">
        <w:rPr>
          <w:rFonts w:ascii="Times New Roman" w:eastAsia="Times New Roman" w:hAnsi="Times New Roman"/>
          <w:kern w:val="0"/>
          <w:sz w:val="22"/>
          <w:szCs w:val="22"/>
          <w:highlight w:val="white"/>
        </w:rPr>
        <w:t>Patrick Forscher</w:t>
      </w:r>
      <w:bookmarkEnd w:id="1"/>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3</w:t>
      </w:r>
      <w:r w:rsidR="00126E39" w:rsidRPr="00B92D10">
        <w:rPr>
          <w:rFonts w:ascii="Times New Roman" w:eastAsia="Times New Roman" w:hAnsi="Times New Roman"/>
          <w:kern w:val="0"/>
          <w:sz w:val="22"/>
          <w:szCs w:val="22"/>
          <w:highlight w:val="white"/>
        </w:rPr>
        <w:t>, Hu Chuan-Peng</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1*</w:t>
      </w:r>
    </w:p>
    <w:p w14:paraId="7EE0FBE8" w14:textId="4F790830" w:rsidR="007C532B" w:rsidRPr="00B92D10" w:rsidRDefault="007C532B" w:rsidP="00B92D10">
      <w:pPr>
        <w:widowControl/>
        <w:spacing w:before="240" w:after="240" w:line="276" w:lineRule="auto"/>
        <w:rPr>
          <w:rFonts w:ascii="Times New Roman" w:hAnsi="Times New Roman"/>
          <w:kern w:val="0"/>
          <w:sz w:val="22"/>
          <w:szCs w:val="22"/>
          <w:highlight w:val="white"/>
        </w:rPr>
      </w:pPr>
    </w:p>
    <w:p w14:paraId="0EBC76DA" w14:textId="1DFF558D" w:rsidR="007C532B" w:rsidRPr="00B92D10" w:rsidRDefault="00B92D10" w:rsidP="00B92D10">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1. </w:t>
      </w:r>
      <w:bookmarkStart w:id="2" w:name="_Hlk157717413"/>
      <w:r w:rsidR="007C532B" w:rsidRPr="00B92D10">
        <w:rPr>
          <w:rFonts w:ascii="Times New Roman" w:eastAsia="Times New Roman" w:hAnsi="Times New Roman"/>
          <w:kern w:val="0"/>
          <w:sz w:val="22"/>
          <w:szCs w:val="22"/>
          <w:highlight w:val="white"/>
        </w:rPr>
        <w:t>School of Psychology</w:t>
      </w:r>
      <w:bookmarkEnd w:id="2"/>
      <w:r w:rsidR="007C532B" w:rsidRPr="00B92D10">
        <w:rPr>
          <w:rFonts w:ascii="Times New Roman" w:eastAsia="Times New Roman" w:hAnsi="Times New Roman"/>
          <w:kern w:val="0"/>
          <w:sz w:val="22"/>
          <w:szCs w:val="22"/>
          <w:highlight w:val="white"/>
        </w:rPr>
        <w:t xml:space="preserve">, </w:t>
      </w:r>
      <w:bookmarkStart w:id="3" w:name="_Hlk157717428"/>
      <w:r w:rsidR="007C532B" w:rsidRPr="00B92D10">
        <w:rPr>
          <w:rFonts w:ascii="Times New Roman" w:eastAsia="Times New Roman" w:hAnsi="Times New Roman"/>
          <w:kern w:val="0"/>
          <w:sz w:val="22"/>
          <w:szCs w:val="22"/>
          <w:highlight w:val="white"/>
        </w:rPr>
        <w:t>Nanjing Normal University</w:t>
      </w:r>
      <w:bookmarkEnd w:id="3"/>
      <w:r w:rsidR="007C532B" w:rsidRPr="00B92D10">
        <w:rPr>
          <w:rFonts w:ascii="Times New Roman" w:eastAsia="Times New Roman" w:hAnsi="Times New Roman"/>
          <w:kern w:val="0"/>
          <w:sz w:val="22"/>
          <w:szCs w:val="22"/>
          <w:highlight w:val="white"/>
        </w:rPr>
        <w:t xml:space="preserve">, </w:t>
      </w:r>
      <w:bookmarkStart w:id="4" w:name="_Hlk157717439"/>
      <w:r w:rsidR="007C532B" w:rsidRPr="00B92D10">
        <w:rPr>
          <w:rFonts w:ascii="Times New Roman" w:eastAsia="Times New Roman" w:hAnsi="Times New Roman"/>
          <w:kern w:val="0"/>
          <w:sz w:val="22"/>
          <w:szCs w:val="22"/>
          <w:highlight w:val="white"/>
        </w:rPr>
        <w:t>Nanjing</w:t>
      </w:r>
      <w:bookmarkEnd w:id="4"/>
      <w:r w:rsidR="007C532B" w:rsidRPr="00B92D10">
        <w:rPr>
          <w:rFonts w:ascii="Times New Roman" w:eastAsia="Times New Roman" w:hAnsi="Times New Roman"/>
          <w:kern w:val="0"/>
          <w:sz w:val="22"/>
          <w:szCs w:val="22"/>
          <w:highlight w:val="white"/>
        </w:rPr>
        <w:t xml:space="preserve">, </w:t>
      </w:r>
      <w:bookmarkStart w:id="5" w:name="_Hlk157717454"/>
      <w:r w:rsidR="007C532B" w:rsidRPr="00B92D10">
        <w:rPr>
          <w:rFonts w:ascii="Times New Roman" w:eastAsia="Times New Roman" w:hAnsi="Times New Roman"/>
          <w:kern w:val="0"/>
          <w:sz w:val="22"/>
          <w:szCs w:val="22"/>
          <w:highlight w:val="white"/>
        </w:rPr>
        <w:t>China</w:t>
      </w:r>
      <w:bookmarkEnd w:id="5"/>
    </w:p>
    <w:p w14:paraId="76BDDAAA" w14:textId="4B12C27F" w:rsidR="007C532B" w:rsidRPr="00DE5C4B" w:rsidRDefault="00B92D10" w:rsidP="00030875">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2. </w:t>
      </w:r>
      <w:bookmarkStart w:id="6" w:name="_Hlk157717550"/>
      <w:r w:rsidR="007C532B" w:rsidRPr="00B92D10">
        <w:rPr>
          <w:rFonts w:ascii="Times New Roman" w:eastAsia="Times New Roman" w:hAnsi="Times New Roman"/>
          <w:kern w:val="0"/>
          <w:sz w:val="22"/>
          <w:szCs w:val="22"/>
          <w:highlight w:val="white"/>
        </w:rPr>
        <w:t>Oxford Internet Institute</w:t>
      </w:r>
      <w:bookmarkEnd w:id="6"/>
      <w:r w:rsidR="007C532B" w:rsidRPr="00B92D10">
        <w:rPr>
          <w:rFonts w:ascii="Times New Roman" w:eastAsia="Times New Roman" w:hAnsi="Times New Roman"/>
          <w:kern w:val="0"/>
          <w:sz w:val="22"/>
          <w:szCs w:val="22"/>
          <w:highlight w:val="white"/>
        </w:rPr>
        <w:t xml:space="preserve">, </w:t>
      </w:r>
      <w:bookmarkStart w:id="7" w:name="_Hlk157717467"/>
      <w:r w:rsidR="007C532B" w:rsidRPr="00B92D10">
        <w:rPr>
          <w:rFonts w:ascii="Times New Roman" w:eastAsia="Times New Roman" w:hAnsi="Times New Roman"/>
          <w:kern w:val="0"/>
          <w:sz w:val="22"/>
          <w:szCs w:val="22"/>
          <w:highlight w:val="white"/>
        </w:rPr>
        <w:t xml:space="preserve">University of </w:t>
      </w:r>
      <w:bookmarkStart w:id="8" w:name="_Hlk157717299"/>
      <w:r w:rsidR="007C532B" w:rsidRPr="00B92D10">
        <w:rPr>
          <w:rFonts w:ascii="Times New Roman" w:eastAsia="Times New Roman" w:hAnsi="Times New Roman"/>
          <w:kern w:val="0"/>
          <w:sz w:val="22"/>
          <w:szCs w:val="22"/>
          <w:highlight w:val="white"/>
        </w:rPr>
        <w:t>Oxford</w:t>
      </w:r>
      <w:bookmarkEnd w:id="7"/>
      <w:bookmarkEnd w:id="8"/>
      <w:r w:rsidR="00DE5C4B" w:rsidRPr="00DE5C4B">
        <w:rPr>
          <w:rFonts w:ascii="Times New Roman" w:eastAsia="Times New Roman" w:hAnsi="Times New Roman"/>
          <w:kern w:val="0"/>
          <w:sz w:val="22"/>
          <w:szCs w:val="22"/>
          <w:highlight w:val="white"/>
        </w:rPr>
        <w:t xml:space="preserve">, </w:t>
      </w:r>
      <w:r w:rsidR="00DE5C4B" w:rsidRPr="00B92D10">
        <w:rPr>
          <w:rFonts w:ascii="Times New Roman" w:eastAsia="Times New Roman" w:hAnsi="Times New Roman"/>
          <w:kern w:val="0"/>
          <w:sz w:val="22"/>
          <w:szCs w:val="22"/>
          <w:highlight w:val="white"/>
        </w:rPr>
        <w:t>Oxford</w:t>
      </w:r>
      <w:r w:rsidR="00DE5C4B">
        <w:rPr>
          <w:rFonts w:ascii="Times New Roman" w:eastAsia="Times New Roman" w:hAnsi="Times New Roman"/>
          <w:kern w:val="0"/>
          <w:sz w:val="22"/>
          <w:szCs w:val="22"/>
          <w:highlight w:val="white"/>
        </w:rPr>
        <w:t>, UK</w:t>
      </w:r>
    </w:p>
    <w:p w14:paraId="35247C28" w14:textId="6B77795A" w:rsidR="007C532B" w:rsidRPr="00B92D10" w:rsidRDefault="00B92D10" w:rsidP="00B92D10">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3. </w:t>
      </w:r>
      <w:bookmarkStart w:id="9" w:name="_Hlk157717532"/>
      <w:r w:rsidR="007C532B" w:rsidRPr="00B92D10">
        <w:rPr>
          <w:rFonts w:ascii="Times New Roman" w:eastAsia="Times New Roman" w:hAnsi="Times New Roman"/>
          <w:kern w:val="0"/>
          <w:sz w:val="22"/>
          <w:szCs w:val="22"/>
          <w:highlight w:val="white"/>
        </w:rPr>
        <w:t>Busara Center for Behavioral Economics</w:t>
      </w:r>
      <w:bookmarkEnd w:id="9"/>
      <w:r w:rsidR="007C532B" w:rsidRPr="00B92D10">
        <w:rPr>
          <w:rFonts w:ascii="Times New Roman" w:eastAsia="Times New Roman" w:hAnsi="Times New Roman"/>
          <w:kern w:val="0"/>
          <w:sz w:val="22"/>
          <w:szCs w:val="22"/>
          <w:highlight w:val="white"/>
        </w:rPr>
        <w:t xml:space="preserve">, </w:t>
      </w:r>
      <w:bookmarkStart w:id="10" w:name="_Hlk157717501"/>
      <w:r w:rsidR="007C532B" w:rsidRPr="00B92D10">
        <w:rPr>
          <w:rFonts w:ascii="Times New Roman" w:eastAsia="Times New Roman" w:hAnsi="Times New Roman"/>
          <w:kern w:val="0"/>
          <w:sz w:val="22"/>
          <w:szCs w:val="22"/>
          <w:highlight w:val="white"/>
        </w:rPr>
        <w:t>Nairobi</w:t>
      </w:r>
      <w:bookmarkEnd w:id="10"/>
      <w:r w:rsidR="007C532B" w:rsidRPr="00B92D10">
        <w:rPr>
          <w:rFonts w:ascii="Times New Roman" w:eastAsia="Times New Roman" w:hAnsi="Times New Roman"/>
          <w:kern w:val="0"/>
          <w:sz w:val="22"/>
          <w:szCs w:val="22"/>
          <w:highlight w:val="white"/>
        </w:rPr>
        <w:t xml:space="preserve">, </w:t>
      </w:r>
      <w:bookmarkStart w:id="11" w:name="_Hlk157717488"/>
      <w:r w:rsidR="007C532B" w:rsidRPr="00B92D10">
        <w:rPr>
          <w:rFonts w:ascii="Times New Roman" w:eastAsia="Times New Roman" w:hAnsi="Times New Roman"/>
          <w:kern w:val="0"/>
          <w:sz w:val="22"/>
          <w:szCs w:val="22"/>
          <w:highlight w:val="white"/>
        </w:rPr>
        <w:t>Kenya</w:t>
      </w:r>
      <w:bookmarkEnd w:id="11"/>
    </w:p>
    <w:p w14:paraId="1421ECA1" w14:textId="57C5EB42" w:rsidR="007C532B" w:rsidRPr="00B92D10" w:rsidRDefault="007C532B" w:rsidP="00B92D10">
      <w:pPr>
        <w:widowControl/>
        <w:spacing w:before="240" w:after="240" w:line="276" w:lineRule="auto"/>
        <w:jc w:val="center"/>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65EC73D7" w14:textId="6A94D0A3" w:rsidR="00B92D10" w:rsidRPr="00B92D10" w:rsidRDefault="00B92D10" w:rsidP="00B92D10">
      <w:pPr>
        <w:spacing w:line="480" w:lineRule="auto"/>
        <w:jc w:val="left"/>
        <w:rPr>
          <w:rFonts w:ascii="Times New Roman" w:eastAsia="Times New Roman" w:hAnsi="Times New Roman"/>
          <w:color w:val="000000" w:themeColor="text1"/>
          <w:kern w:val="0"/>
          <w:sz w:val="22"/>
          <w:szCs w:val="22"/>
          <w:lang w:val="en-GB" w:eastAsia="en-GB"/>
        </w:rPr>
      </w:pPr>
      <w:r w:rsidRPr="00B92D10">
        <w:rPr>
          <w:rFonts w:ascii="Times New Roman" w:eastAsia="Times New Roman" w:hAnsi="Times New Roman"/>
          <w:b/>
          <w:bCs/>
          <w:color w:val="000000" w:themeColor="text1"/>
          <w:kern w:val="0"/>
          <w:sz w:val="22"/>
          <w:szCs w:val="22"/>
          <w:lang w:val="en-GB" w:eastAsia="en-GB"/>
        </w:rPr>
        <w:t xml:space="preserve">*Corresponding author: </w:t>
      </w:r>
      <w:r w:rsidRPr="00B92D10">
        <w:rPr>
          <w:rFonts w:ascii="Times New Roman" w:eastAsia="Times New Roman" w:hAnsi="Times New Roman"/>
          <w:color w:val="000000" w:themeColor="text1"/>
          <w:kern w:val="0"/>
          <w:sz w:val="22"/>
          <w:szCs w:val="22"/>
          <w:lang w:val="en-GB" w:eastAsia="en-GB"/>
        </w:rPr>
        <w:t xml:space="preserve">Hu Chuan-Peng </w:t>
      </w:r>
      <w:r w:rsidR="00A1203B">
        <w:rPr>
          <w:rFonts w:ascii="Times New Roman" w:hAnsi="Times New Roman" w:hint="eastAsia"/>
          <w:color w:val="000000" w:themeColor="text1"/>
          <w:kern w:val="0"/>
          <w:sz w:val="22"/>
          <w:szCs w:val="22"/>
          <w:lang w:val="en-GB"/>
        </w:rPr>
        <w:t>(</w:t>
      </w:r>
      <w:r w:rsidRPr="00B92D10">
        <w:rPr>
          <w:rFonts w:ascii="Times New Roman" w:eastAsia="Times New Roman" w:hAnsi="Times New Roman"/>
          <w:color w:val="000000" w:themeColor="text1"/>
          <w:kern w:val="0"/>
          <w:sz w:val="22"/>
          <w:szCs w:val="22"/>
          <w:lang w:val="en-GB" w:eastAsia="en-GB"/>
        </w:rPr>
        <w:t xml:space="preserve">Email: </w:t>
      </w:r>
      <w:bookmarkStart w:id="12" w:name="_Hlk157717626"/>
      <w:r w:rsidR="00A1203B">
        <w:rPr>
          <w:rFonts w:ascii="Times New Roman" w:eastAsia="Times New Roman" w:hAnsi="Times New Roman"/>
          <w:color w:val="000000" w:themeColor="text1"/>
          <w:kern w:val="0"/>
          <w:sz w:val="22"/>
          <w:szCs w:val="22"/>
          <w:lang w:val="en-GB" w:eastAsia="en-GB"/>
        </w:rPr>
        <w:fldChar w:fldCharType="begin"/>
      </w:r>
      <w:r w:rsidR="00A1203B">
        <w:rPr>
          <w:rFonts w:ascii="Times New Roman" w:eastAsia="Times New Roman" w:hAnsi="Times New Roman"/>
          <w:color w:val="000000" w:themeColor="text1"/>
          <w:kern w:val="0"/>
          <w:sz w:val="22"/>
          <w:szCs w:val="22"/>
          <w:lang w:val="en-GB" w:eastAsia="en-GB"/>
        </w:rPr>
        <w:instrText>HYPERLINK "mailto:hu.chuan-peng@nnu.edu.cn"</w:instrText>
      </w:r>
      <w:r w:rsidR="00A1203B">
        <w:rPr>
          <w:rFonts w:ascii="Times New Roman" w:eastAsia="Times New Roman" w:hAnsi="Times New Roman"/>
          <w:color w:val="000000" w:themeColor="text1"/>
          <w:kern w:val="0"/>
          <w:sz w:val="22"/>
          <w:szCs w:val="22"/>
          <w:lang w:val="en-GB" w:eastAsia="en-GB"/>
        </w:rPr>
      </w:r>
      <w:r w:rsidR="00A1203B">
        <w:rPr>
          <w:rFonts w:ascii="Times New Roman" w:eastAsia="Times New Roman" w:hAnsi="Times New Roman"/>
          <w:color w:val="000000" w:themeColor="text1"/>
          <w:kern w:val="0"/>
          <w:sz w:val="22"/>
          <w:szCs w:val="22"/>
          <w:lang w:val="en-GB" w:eastAsia="en-GB"/>
        </w:rPr>
        <w:fldChar w:fldCharType="separate"/>
      </w:r>
      <w:r w:rsidRPr="00A1203B">
        <w:rPr>
          <w:rStyle w:val="af2"/>
          <w:rFonts w:ascii="Times New Roman" w:eastAsia="Times New Roman" w:hAnsi="Times New Roman"/>
          <w:kern w:val="0"/>
          <w:sz w:val="22"/>
          <w:szCs w:val="22"/>
          <w:lang w:val="en-GB" w:eastAsia="en-GB"/>
        </w:rPr>
        <w:t>hu.chuan-peng@nnu.edu.cn</w:t>
      </w:r>
      <w:r w:rsidR="00A1203B">
        <w:rPr>
          <w:rFonts w:ascii="Times New Roman" w:eastAsia="Times New Roman" w:hAnsi="Times New Roman"/>
          <w:color w:val="000000" w:themeColor="text1"/>
          <w:kern w:val="0"/>
          <w:sz w:val="22"/>
          <w:szCs w:val="22"/>
          <w:lang w:val="en-GB" w:eastAsia="en-GB"/>
        </w:rPr>
        <w:fldChar w:fldCharType="end"/>
      </w:r>
      <w:r w:rsidRPr="00B92D10">
        <w:rPr>
          <w:rFonts w:ascii="Times New Roman" w:eastAsia="Times New Roman" w:hAnsi="Times New Roman"/>
          <w:color w:val="000000" w:themeColor="text1"/>
          <w:kern w:val="0"/>
          <w:sz w:val="22"/>
          <w:szCs w:val="22"/>
          <w:lang w:val="en-GB" w:eastAsia="en-GB"/>
        </w:rPr>
        <w:t xml:space="preserve">, or, </w:t>
      </w:r>
      <w:hyperlink r:id="rId8" w:history="1">
        <w:r w:rsidRPr="00A1203B">
          <w:rPr>
            <w:rStyle w:val="af2"/>
            <w:rFonts w:ascii="Times New Roman" w:eastAsia="Times New Roman" w:hAnsi="Times New Roman"/>
            <w:kern w:val="0"/>
            <w:sz w:val="22"/>
            <w:szCs w:val="22"/>
            <w:lang w:val="en-GB" w:eastAsia="en-GB"/>
          </w:rPr>
          <w:t>hcp4715@hotmail.com</w:t>
        </w:r>
        <w:bookmarkEnd w:id="12"/>
      </w:hyperlink>
      <w:r w:rsidR="00A1203B">
        <w:rPr>
          <w:rFonts w:ascii="Times New Roman" w:eastAsia="Times New Roman" w:hAnsi="Times New Roman"/>
          <w:color w:val="000000" w:themeColor="text1"/>
          <w:kern w:val="0"/>
          <w:sz w:val="22"/>
          <w:szCs w:val="22"/>
          <w:lang w:val="en-GB" w:eastAsia="en-GB"/>
        </w:rPr>
        <w:t>)</w:t>
      </w:r>
    </w:p>
    <w:p w14:paraId="1FC35757" w14:textId="102B07E0" w:rsidR="007C532B" w:rsidRDefault="007C532B" w:rsidP="007C532B">
      <w:pPr>
        <w:widowControl/>
        <w:spacing w:before="240" w:after="240" w:line="276" w:lineRule="auto"/>
        <w:jc w:val="left"/>
        <w:rPr>
          <w:rFonts w:ascii="Times New Roman" w:eastAsia="Times New Roman" w:hAnsi="Times New Roman"/>
          <w:kern w:val="0"/>
          <w:szCs w:val="24"/>
          <w:highlight w:val="white"/>
          <w:lang w:val="en-GB"/>
        </w:rPr>
      </w:pPr>
    </w:p>
    <w:p w14:paraId="42B7FEA1" w14:textId="77777777" w:rsidR="00A1203B" w:rsidRDefault="00A1203B" w:rsidP="007C532B">
      <w:pPr>
        <w:widowControl/>
        <w:spacing w:before="240" w:after="240" w:line="276" w:lineRule="auto"/>
        <w:jc w:val="left"/>
        <w:rPr>
          <w:rFonts w:ascii="Times New Roman" w:hAnsi="Times New Roman"/>
          <w:kern w:val="0"/>
          <w:szCs w:val="24"/>
          <w:highlight w:val="white"/>
          <w:lang w:val="en-GB"/>
        </w:rPr>
      </w:pPr>
    </w:p>
    <w:p w14:paraId="47723D90" w14:textId="77777777" w:rsidR="00A1203B" w:rsidRPr="00A1203B" w:rsidRDefault="00A1203B" w:rsidP="007C532B">
      <w:pPr>
        <w:widowControl/>
        <w:spacing w:before="240" w:after="240" w:line="276" w:lineRule="auto"/>
        <w:jc w:val="left"/>
        <w:rPr>
          <w:rFonts w:ascii="Times New Roman" w:hAnsi="Times New Roman" w:hint="eastAsia"/>
          <w:kern w:val="0"/>
          <w:szCs w:val="24"/>
          <w:highlight w:val="white"/>
          <w:lang w:val="en-GB"/>
        </w:rPr>
      </w:pPr>
    </w:p>
    <w:p w14:paraId="23FA5503" w14:textId="77777777" w:rsidR="007C532B" w:rsidRPr="007C532B" w:rsidRDefault="007C532B" w:rsidP="007C532B">
      <w:pPr>
        <w:widowControl/>
        <w:spacing w:before="240" w:after="240" w:line="276" w:lineRule="auto"/>
        <w:jc w:val="left"/>
        <w:rPr>
          <w:rFonts w:ascii="Times New Roman" w:eastAsia="Times New Roman" w:hAnsi="Times New Roman"/>
          <w:kern w:val="0"/>
          <w:szCs w:val="24"/>
          <w:highlight w:val="white"/>
        </w:rPr>
      </w:pPr>
      <w:r w:rsidRPr="007C532B">
        <w:rPr>
          <w:rFonts w:ascii="Times New Roman" w:eastAsia="Times New Roman" w:hAnsi="Times New Roman"/>
          <w:kern w:val="0"/>
          <w:szCs w:val="24"/>
          <w:highlight w:val="white"/>
        </w:rPr>
        <w:t xml:space="preserve"> </w:t>
      </w:r>
    </w:p>
    <w:p w14:paraId="559C149A" w14:textId="77777777" w:rsidR="007C532B" w:rsidRPr="007C532B" w:rsidRDefault="007C532B" w:rsidP="007C532B">
      <w:pPr>
        <w:widowControl/>
        <w:spacing w:before="240" w:after="240" w:line="276" w:lineRule="auto"/>
        <w:jc w:val="center"/>
        <w:rPr>
          <w:rFonts w:ascii="Times New Roman" w:eastAsia="Times New Roman" w:hAnsi="Times New Roman"/>
          <w:kern w:val="0"/>
          <w:szCs w:val="24"/>
          <w:highlight w:val="white"/>
        </w:rPr>
      </w:pPr>
    </w:p>
    <w:p w14:paraId="5FCF40D8" w14:textId="77777777" w:rsidR="007C532B" w:rsidRPr="007C532B" w:rsidRDefault="007C532B" w:rsidP="007C532B">
      <w:pPr>
        <w:widowControl/>
        <w:spacing w:before="240" w:after="240" w:line="276" w:lineRule="auto"/>
        <w:jc w:val="center"/>
        <w:rPr>
          <w:rFonts w:ascii="Times New Roman" w:eastAsia="Times New Roman" w:hAnsi="Times New Roman"/>
          <w:kern w:val="0"/>
          <w:szCs w:val="24"/>
          <w:highlight w:val="white"/>
        </w:rPr>
      </w:pPr>
    </w:p>
    <w:p w14:paraId="1FB43549" w14:textId="142EA804" w:rsidR="007C532B" w:rsidRDefault="007C532B" w:rsidP="007C532B">
      <w:pPr>
        <w:widowControl/>
        <w:spacing w:before="240" w:after="240" w:line="276" w:lineRule="auto"/>
        <w:rPr>
          <w:rFonts w:ascii="Times New Roman" w:hAnsi="Times New Roman"/>
          <w:kern w:val="0"/>
          <w:szCs w:val="24"/>
          <w:highlight w:val="white"/>
        </w:rPr>
      </w:pPr>
    </w:p>
    <w:p w14:paraId="06F97C07" w14:textId="77777777" w:rsidR="00B92D10" w:rsidRDefault="00B92D10" w:rsidP="007C532B">
      <w:pPr>
        <w:widowControl/>
        <w:spacing w:before="240" w:after="240" w:line="276" w:lineRule="auto"/>
        <w:rPr>
          <w:rFonts w:ascii="Times New Roman" w:hAnsi="Times New Roman"/>
          <w:kern w:val="0"/>
          <w:szCs w:val="24"/>
          <w:highlight w:val="white"/>
        </w:rPr>
      </w:pPr>
    </w:p>
    <w:p w14:paraId="287927CD" w14:textId="77777777" w:rsidR="00B92D10" w:rsidRDefault="00B92D10" w:rsidP="007C532B">
      <w:pPr>
        <w:widowControl/>
        <w:spacing w:before="240" w:after="240" w:line="276" w:lineRule="auto"/>
        <w:rPr>
          <w:rFonts w:ascii="Times New Roman" w:hAnsi="Times New Roman"/>
          <w:kern w:val="0"/>
          <w:szCs w:val="24"/>
          <w:highlight w:val="white"/>
        </w:rPr>
      </w:pPr>
    </w:p>
    <w:p w14:paraId="4B49D148" w14:textId="77777777" w:rsidR="00030875" w:rsidRPr="007C532B" w:rsidRDefault="00030875" w:rsidP="007C532B">
      <w:pPr>
        <w:widowControl/>
        <w:spacing w:before="240" w:after="240" w:line="276" w:lineRule="auto"/>
        <w:rPr>
          <w:rFonts w:ascii="Times New Roman" w:hAnsi="Times New Roman" w:hint="eastAsia"/>
          <w:kern w:val="0"/>
          <w:szCs w:val="24"/>
          <w:highlight w:val="white"/>
        </w:rPr>
      </w:pPr>
    </w:p>
    <w:p w14:paraId="5F6CEBF6" w14:textId="77777777" w:rsidR="007C532B" w:rsidRPr="00B92D10" w:rsidRDefault="007C532B" w:rsidP="007C532B">
      <w:pPr>
        <w:widowControl/>
        <w:spacing w:before="240" w:after="240" w:line="276" w:lineRule="auto"/>
        <w:jc w:val="center"/>
        <w:rPr>
          <w:rFonts w:ascii="Times New Roman" w:eastAsia="Times New Roman" w:hAnsi="Times New Roman"/>
          <w:b/>
          <w:kern w:val="0"/>
          <w:szCs w:val="24"/>
          <w:highlight w:val="white"/>
        </w:rPr>
      </w:pPr>
      <w:commentRangeStart w:id="13"/>
      <w:r w:rsidRPr="00B92D10">
        <w:rPr>
          <w:rFonts w:ascii="Times New Roman" w:eastAsia="Times New Roman" w:hAnsi="Times New Roman"/>
          <w:b/>
          <w:kern w:val="0"/>
          <w:szCs w:val="24"/>
          <w:highlight w:val="white"/>
        </w:rPr>
        <w:lastRenderedPageBreak/>
        <w:t>Abstract</w:t>
      </w:r>
      <w:commentRangeEnd w:id="13"/>
      <w:r w:rsidR="00D7210F">
        <w:rPr>
          <w:rStyle w:val="ad"/>
        </w:rPr>
        <w:commentReference w:id="13"/>
      </w:r>
    </w:p>
    <w:p w14:paraId="2EB164ED" w14:textId="17082144" w:rsidR="00DE2F90" w:rsidRDefault="00D46EAA" w:rsidP="00DE2F90">
      <w:pPr>
        <w:widowControl/>
        <w:spacing w:before="240" w:after="240" w:line="276" w:lineRule="auto"/>
        <w:ind w:firstLine="420"/>
        <w:jc w:val="left"/>
        <w:rPr>
          <w:rFonts w:ascii="Times New Roman" w:eastAsia="Times New Roman" w:hAnsi="Times New Roman"/>
          <w:kern w:val="0"/>
          <w:sz w:val="22"/>
          <w:szCs w:val="22"/>
        </w:rPr>
      </w:pPr>
      <w:bookmarkStart w:id="14" w:name="_Hlk157826048"/>
      <w:ins w:id="15" w:author="grit grit" w:date="2024-02-05T02:27:00Z">
        <w:r w:rsidRPr="00D46EAA">
          <w:rPr>
            <w:rFonts w:ascii="Times New Roman" w:eastAsia="Times New Roman" w:hAnsi="Times New Roman"/>
            <w:kern w:val="0"/>
            <w:sz w:val="22"/>
            <w:szCs w:val="22"/>
          </w:rPr>
          <w:t>Psychological science has a persistent diversity problem: samples, authors, and journal editors are predominantly from the Global North. Big team science, characterized by collaborative projects involving researchers worldwide, has emerged as a potential solution to these diversity and generalizability concerns. Despite its widespread adoption and claims of increased generalizability, the actual impact of big team science on improving diversity and representation in psychological studies remains uncertain. Here, we plan to systematically examine the diversity and representativeness of big team science by comparing big team science to (1) traditional psychological studies and (2) its target population (the world population or a specific population). Specifically, we will compare the demographics of participants and authors from big team science to the other two sources. In addition, we will examine how socioeconomic/cultural factors might contribute to the presence of researchers and participants in big team science and traditional psychological research in a country/region.</w:t>
        </w:r>
      </w:ins>
      <w:bookmarkEnd w:id="14"/>
      <w:r w:rsidR="00DE2F90" w:rsidRPr="00DE2F90">
        <w:rPr>
          <w:rFonts w:ascii="Times New Roman" w:eastAsia="Times New Roman" w:hAnsi="Times New Roman"/>
          <w:kern w:val="0"/>
          <w:sz w:val="22"/>
          <w:szCs w:val="22"/>
        </w:rPr>
        <w:t xml:space="preserve"> </w:t>
      </w:r>
    </w:p>
    <w:p w14:paraId="2B1B0F97" w14:textId="30790B40"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b/>
          <w:kern w:val="0"/>
          <w:sz w:val="22"/>
          <w:szCs w:val="22"/>
          <w:highlight w:val="white"/>
        </w:rPr>
        <w:t xml:space="preserve">Keywords: </w:t>
      </w:r>
      <w:r w:rsidRPr="00B92D10">
        <w:rPr>
          <w:rFonts w:ascii="Times New Roman" w:eastAsia="Times New Roman" w:hAnsi="Times New Roman"/>
          <w:kern w:val="0"/>
          <w:sz w:val="22"/>
          <w:szCs w:val="22"/>
          <w:highlight w:val="white"/>
        </w:rPr>
        <w:t>Meta-science; Population psychology; Representativeness; Big team science; Generalizability</w:t>
      </w:r>
    </w:p>
    <w:p w14:paraId="4831D8F0" w14:textId="77777777" w:rsidR="007C532B"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19A31A23"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0C3C582C"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21F750DF"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5B62E1A5"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2FF1E5D3"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267D41D5"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4C4879EB"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4A1C64FF"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55525529"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763FA8E9" w14:textId="77777777" w:rsidR="003E0796" w:rsidRDefault="003E0796" w:rsidP="007C532B">
      <w:pPr>
        <w:widowControl/>
        <w:spacing w:before="240" w:after="240" w:line="276" w:lineRule="auto"/>
        <w:jc w:val="left"/>
        <w:rPr>
          <w:rFonts w:ascii="Times New Roman" w:hAnsi="Times New Roman"/>
          <w:kern w:val="0"/>
          <w:sz w:val="22"/>
          <w:szCs w:val="22"/>
          <w:highlight w:val="white"/>
        </w:rPr>
      </w:pPr>
    </w:p>
    <w:p w14:paraId="475FC010" w14:textId="77777777" w:rsidR="003E0796" w:rsidRDefault="003E0796" w:rsidP="007C532B">
      <w:pPr>
        <w:widowControl/>
        <w:spacing w:before="240" w:after="240" w:line="276" w:lineRule="auto"/>
        <w:jc w:val="left"/>
        <w:rPr>
          <w:rFonts w:ascii="Times New Roman" w:hAnsi="Times New Roman" w:hint="eastAsia"/>
          <w:kern w:val="0"/>
          <w:sz w:val="22"/>
          <w:szCs w:val="22"/>
          <w:highlight w:val="white"/>
        </w:rPr>
      </w:pPr>
    </w:p>
    <w:p w14:paraId="49918089"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3B5C5B29" w14:textId="77777777" w:rsidR="007C532B" w:rsidRPr="00B92D10" w:rsidRDefault="007C532B" w:rsidP="007C532B">
      <w:pPr>
        <w:widowControl/>
        <w:spacing w:before="240" w:after="240" w:line="276" w:lineRule="auto"/>
        <w:jc w:val="left"/>
        <w:rPr>
          <w:rFonts w:ascii="Times New Roman" w:eastAsia="Times New Roman" w:hAnsi="Times New Roman"/>
          <w:b/>
          <w:kern w:val="0"/>
          <w:szCs w:val="24"/>
          <w:highlight w:val="white"/>
        </w:rPr>
      </w:pPr>
      <w:r w:rsidRPr="00B92D10">
        <w:rPr>
          <w:rFonts w:ascii="Times New Roman" w:eastAsia="Times New Roman" w:hAnsi="Times New Roman"/>
          <w:b/>
          <w:kern w:val="0"/>
          <w:szCs w:val="24"/>
          <w:highlight w:val="white"/>
        </w:rPr>
        <w:lastRenderedPageBreak/>
        <w:t>1 Introduction</w:t>
      </w:r>
    </w:p>
    <w:p w14:paraId="4D5A5A50" w14:textId="0F437AE9"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Psychological science faces a generalizability crisis (</w:t>
      </w:r>
      <w:proofErr w:type="spellStart"/>
      <w:r w:rsidRPr="00DE2F90">
        <w:rPr>
          <w:rFonts w:ascii="Times New Roman" w:eastAsia="Times New Roman" w:hAnsi="Times New Roman"/>
          <w:kern w:val="0"/>
          <w:sz w:val="22"/>
          <w:szCs w:val="22"/>
        </w:rPr>
        <w:t>Yarkoni</w:t>
      </w:r>
      <w:proofErr w:type="spellEnd"/>
      <w:r w:rsidRPr="00DE2F90">
        <w:rPr>
          <w:rFonts w:ascii="Times New Roman" w:eastAsia="Times New Roman" w:hAnsi="Times New Roman"/>
          <w:kern w:val="0"/>
          <w:sz w:val="22"/>
          <w:szCs w:val="22"/>
        </w:rPr>
        <w:t>, 2022). One critical reason is a well-known problem: Samples in psychological science are notoriously lacking in diversity and representativeness (Arnett, 2008; Henrich et al., 2010; Nielsen et al., 2017; Pollet &amp; Saxton, 2019; Rad et al., 2018). For example, Arnett (2008) pointed out that most of the samples published in the six premier APA journals come from western countries, and this pattern has not changed in the past decades (Thalmayer et al., 2021). However, this issue is much broader than the WEIRD problem, i.e., participants are mainly from Western, Educated, Industrialized, Rich, and Democratic regions (Henrich et al., 2010), because heterogeneity also exists outside of WEIRD regions (Ghai, 2020</w:t>
      </w:r>
      <w:r w:rsidR="003A5E7C">
        <w:rPr>
          <w:rFonts w:ascii="Times New Roman" w:eastAsia="Times New Roman" w:hAnsi="Times New Roman"/>
          <w:kern w:val="0"/>
          <w:sz w:val="22"/>
          <w:szCs w:val="22"/>
        </w:rPr>
        <w:t>; Ghai</w:t>
      </w:r>
      <w:r w:rsidR="00716CF1">
        <w:t xml:space="preserve"> </w:t>
      </w:r>
      <w:r w:rsidR="00716CF1" w:rsidRPr="00716CF1">
        <w:rPr>
          <w:rFonts w:ascii="Times New Roman" w:eastAsia="Times New Roman" w:hAnsi="Times New Roman"/>
          <w:kern w:val="0"/>
          <w:sz w:val="22"/>
          <w:szCs w:val="22"/>
        </w:rPr>
        <w:t>et al.,</w:t>
      </w:r>
      <w:r w:rsidR="003A5E7C">
        <w:rPr>
          <w:rFonts w:ascii="Times New Roman" w:eastAsia="Times New Roman" w:hAnsi="Times New Roman"/>
          <w:kern w:val="0"/>
          <w:sz w:val="22"/>
          <w:szCs w:val="22"/>
        </w:rPr>
        <w:t xml:space="preserve"> 2023</w:t>
      </w:r>
      <w:r w:rsidRPr="00DE2F90">
        <w:rPr>
          <w:rFonts w:ascii="Times New Roman" w:eastAsia="Times New Roman" w:hAnsi="Times New Roman"/>
          <w:kern w:val="0"/>
          <w:sz w:val="22"/>
          <w:szCs w:val="22"/>
        </w:rPr>
        <w:t xml:space="preserve">). </w:t>
      </w:r>
    </w:p>
    <w:p w14:paraId="1E479B09" w14:textId="34FE4B9B"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The lack of diverse and representative samples in psychological science leads to several severe consequences for the field. </w:t>
      </w:r>
      <w:r w:rsidR="009C6843">
        <w:rPr>
          <w:rFonts w:ascii="Times New Roman" w:eastAsia="Times New Roman" w:hAnsi="Times New Roman"/>
          <w:kern w:val="0"/>
          <w:sz w:val="22"/>
          <w:szCs w:val="22"/>
        </w:rPr>
        <w:t>T</w:t>
      </w:r>
      <w:r w:rsidRPr="00DE2F90">
        <w:rPr>
          <w:rFonts w:ascii="Times New Roman" w:eastAsia="Times New Roman" w:hAnsi="Times New Roman"/>
          <w:kern w:val="0"/>
          <w:sz w:val="22"/>
          <w:szCs w:val="22"/>
        </w:rPr>
        <w:t xml:space="preserve">heories in psychological science </w:t>
      </w:r>
      <w:proofErr w:type="spellStart"/>
      <w:r w:rsidR="009C6843" w:rsidRPr="00DE2F90">
        <w:rPr>
          <w:rFonts w:ascii="Times New Roman" w:eastAsia="Times New Roman" w:hAnsi="Times New Roman"/>
          <w:kern w:val="0"/>
          <w:sz w:val="22"/>
          <w:szCs w:val="22"/>
        </w:rPr>
        <w:t xml:space="preserve">can </w:t>
      </w:r>
      <w:r w:rsidRPr="00DE2F90">
        <w:rPr>
          <w:rFonts w:ascii="Times New Roman" w:eastAsia="Times New Roman" w:hAnsi="Times New Roman"/>
          <w:kern w:val="0"/>
          <w:sz w:val="22"/>
          <w:szCs w:val="22"/>
        </w:rPr>
        <w:t>not</w:t>
      </w:r>
      <w:proofErr w:type="spellEnd"/>
      <w:r w:rsidRPr="00DE2F90">
        <w:rPr>
          <w:rFonts w:ascii="Times New Roman" w:eastAsia="Times New Roman" w:hAnsi="Times New Roman"/>
          <w:kern w:val="0"/>
          <w:sz w:val="22"/>
          <w:szCs w:val="22"/>
        </w:rPr>
        <w:t xml:space="preserve"> be generalized to people other than western undergraduate students (e.g., </w:t>
      </w:r>
      <w:proofErr w:type="spellStart"/>
      <w:r w:rsidRPr="00DE2F90">
        <w:rPr>
          <w:rFonts w:ascii="Times New Roman" w:eastAsia="Times New Roman" w:hAnsi="Times New Roman"/>
          <w:kern w:val="0"/>
          <w:sz w:val="22"/>
          <w:szCs w:val="22"/>
        </w:rPr>
        <w:t>Tindle</w:t>
      </w:r>
      <w:proofErr w:type="spellEnd"/>
      <w:r w:rsidRPr="00DE2F90">
        <w:rPr>
          <w:rFonts w:ascii="Times New Roman" w:eastAsia="Times New Roman" w:hAnsi="Times New Roman"/>
          <w:kern w:val="0"/>
          <w:sz w:val="22"/>
          <w:szCs w:val="22"/>
        </w:rPr>
        <w:t xml:space="preserve">, 2021), </w:t>
      </w:r>
      <w:r w:rsidR="009C6843">
        <w:rPr>
          <w:rFonts w:ascii="Times New Roman" w:eastAsia="Times New Roman" w:hAnsi="Times New Roman"/>
          <w:kern w:val="0"/>
          <w:sz w:val="22"/>
          <w:szCs w:val="22"/>
        </w:rPr>
        <w:t xml:space="preserve">findings relevant to </w:t>
      </w:r>
      <w:r w:rsidRPr="00DE2F90">
        <w:rPr>
          <w:rFonts w:ascii="Times New Roman" w:eastAsia="Times New Roman" w:hAnsi="Times New Roman"/>
          <w:kern w:val="0"/>
          <w:sz w:val="22"/>
          <w:szCs w:val="22"/>
        </w:rPr>
        <w:t>clinical</w:t>
      </w:r>
      <w:r w:rsidR="009C6843">
        <w:rPr>
          <w:rFonts w:ascii="Times New Roman" w:eastAsia="Times New Roman" w:hAnsi="Times New Roman"/>
          <w:kern w:val="0"/>
          <w:sz w:val="22"/>
          <w:szCs w:val="22"/>
        </w:rPr>
        <w:t xml:space="preserve"> settings </w:t>
      </w:r>
      <w:r w:rsidRPr="00DE2F90">
        <w:rPr>
          <w:rFonts w:ascii="Times New Roman" w:eastAsia="Times New Roman" w:hAnsi="Times New Roman"/>
          <w:kern w:val="0"/>
          <w:sz w:val="22"/>
          <w:szCs w:val="22"/>
        </w:rPr>
        <w:t xml:space="preserve">(e.g., Chen et al., 2023) and public policy (e.g., </w:t>
      </w:r>
      <w:proofErr w:type="spellStart"/>
      <w:r w:rsidRPr="00DE2F90">
        <w:rPr>
          <w:rFonts w:ascii="Times New Roman" w:eastAsia="Times New Roman" w:hAnsi="Times New Roman"/>
          <w:kern w:val="0"/>
          <w:sz w:val="22"/>
          <w:szCs w:val="22"/>
        </w:rPr>
        <w:t>I</w:t>
      </w:r>
      <w:r w:rsidR="009C6843" w:rsidRPr="00DE2F90">
        <w:rPr>
          <w:rFonts w:ascii="Times New Roman" w:eastAsia="Times New Roman" w:hAnsi="Times New Roman"/>
          <w:kern w:val="0"/>
          <w:sz w:val="22"/>
          <w:szCs w:val="22"/>
        </w:rPr>
        <w:t>j</w:t>
      </w:r>
      <w:r w:rsidRPr="00DE2F90">
        <w:rPr>
          <w:rFonts w:ascii="Times New Roman" w:eastAsia="Times New Roman" w:hAnsi="Times New Roman"/>
          <w:kern w:val="0"/>
          <w:sz w:val="22"/>
          <w:szCs w:val="22"/>
        </w:rPr>
        <w:t>zerman</w:t>
      </w:r>
      <w:proofErr w:type="spellEnd"/>
      <w:r w:rsidRPr="00DE2F90">
        <w:rPr>
          <w:rFonts w:ascii="Times New Roman" w:eastAsia="Times New Roman" w:hAnsi="Times New Roman"/>
          <w:kern w:val="0"/>
          <w:sz w:val="22"/>
          <w:szCs w:val="22"/>
        </w:rPr>
        <w:t xml:space="preserve"> et al., 2020)</w:t>
      </w:r>
      <w:r w:rsidR="009C6843">
        <w:rPr>
          <w:rFonts w:ascii="Times New Roman" w:eastAsia="Times New Roman" w:hAnsi="Times New Roman"/>
          <w:kern w:val="0"/>
          <w:sz w:val="22"/>
          <w:szCs w:val="22"/>
        </w:rPr>
        <w:t xml:space="preserve"> are biased</w:t>
      </w:r>
      <w:r w:rsidRPr="00DE2F90">
        <w:rPr>
          <w:rFonts w:ascii="Times New Roman" w:eastAsia="Times New Roman" w:hAnsi="Times New Roman"/>
          <w:kern w:val="0"/>
          <w:sz w:val="22"/>
          <w:szCs w:val="22"/>
        </w:rPr>
        <w:t>. Furthermore, ignoring people outside the western population created a situation in which we simply do not know what is unknown about the human mind and behavior (i.e., the "unknown unknown"; Adetula et al., 2022), which limited the scope of psychological science.</w:t>
      </w:r>
    </w:p>
    <w:p w14:paraId="3C13784B" w14:textId="31930F8D"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A closely related issue, which might be the reason for the lack of diverse and representative participants but less known to researchers, is the lack of diversity among authors publishing in psychology journals (Arnett, 2008; Lin &amp; Li, 2022; Medin et al., 2017; </w:t>
      </w:r>
      <w:proofErr w:type="spellStart"/>
      <w:r w:rsidRPr="00DE2F90">
        <w:rPr>
          <w:rFonts w:ascii="Times New Roman" w:eastAsia="Times New Roman" w:hAnsi="Times New Roman"/>
          <w:kern w:val="0"/>
          <w:sz w:val="22"/>
          <w:szCs w:val="22"/>
        </w:rPr>
        <w:t>Thalmayeret</w:t>
      </w:r>
      <w:proofErr w:type="spellEnd"/>
      <w:r w:rsidRPr="00DE2F90">
        <w:rPr>
          <w:rFonts w:ascii="Times New Roman" w:eastAsia="Times New Roman" w:hAnsi="Times New Roman"/>
          <w:kern w:val="0"/>
          <w:sz w:val="22"/>
          <w:szCs w:val="22"/>
        </w:rPr>
        <w:t xml:space="preserve"> al., 2021). Arnett (2008) revealed that, on average, over 70% of first authors in six APA journals are from the United States So far, this pattern hasn't changed. Lin and Li (2022) found that 86% of authors in 68 top psychology journals were primarily from North American and </w:t>
      </w:r>
      <w:r w:rsidR="00D513CC">
        <w:rPr>
          <w:rFonts w:ascii="Times New Roman" w:eastAsia="Times New Roman" w:hAnsi="Times New Roman"/>
          <w:kern w:val="0"/>
          <w:sz w:val="22"/>
          <w:szCs w:val="22"/>
        </w:rPr>
        <w:t xml:space="preserve">West </w:t>
      </w:r>
      <w:r w:rsidRPr="00DE2F90">
        <w:rPr>
          <w:rFonts w:ascii="Times New Roman" w:eastAsia="Times New Roman" w:hAnsi="Times New Roman"/>
          <w:kern w:val="0"/>
          <w:sz w:val="22"/>
          <w:szCs w:val="22"/>
        </w:rPr>
        <w:t xml:space="preserve">European countries.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(2021) also found that 90% of awards from the Society for Personality and Social Psychology go to researchers affiliated with the United States institutions. </w:t>
      </w:r>
      <w:r w:rsidR="00D513CC">
        <w:rPr>
          <w:rFonts w:ascii="Times New Roman" w:eastAsia="Times New Roman" w:hAnsi="Times New Roman"/>
          <w:kern w:val="0"/>
          <w:sz w:val="22"/>
          <w:szCs w:val="22"/>
        </w:rPr>
        <w:t xml:space="preserve">In the Open Science movement, majority of researchers and grassroots network are from North America and West Europe (Jin et al., 2023). </w:t>
      </w:r>
      <w:r w:rsidRPr="00DE2F90">
        <w:rPr>
          <w:rFonts w:ascii="Times New Roman" w:eastAsia="Times New Roman" w:hAnsi="Times New Roman"/>
          <w:kern w:val="0"/>
          <w:sz w:val="22"/>
          <w:szCs w:val="22"/>
        </w:rPr>
        <w:t>The lack of author representation not only leads to biased sampling and methods (Yang et al., 2023), but also ignores the voices of underrepresented populations (Arnett, 2008; Lin &amp; Li, 2022).</w:t>
      </w:r>
    </w:p>
    <w:p w14:paraId="1910312F" w14:textId="46C8DFE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In recent years,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has emerged as a potential solution to the generalizability issue in psychological science (</w:t>
      </w:r>
      <w:proofErr w:type="spellStart"/>
      <w:r w:rsidRPr="00DE2F90">
        <w:rPr>
          <w:rFonts w:ascii="Times New Roman" w:eastAsia="Times New Roman" w:hAnsi="Times New Roman"/>
          <w:kern w:val="0"/>
          <w:sz w:val="22"/>
          <w:szCs w:val="22"/>
        </w:rPr>
        <w:t>Tiokhin</w:t>
      </w:r>
      <w:proofErr w:type="spellEnd"/>
      <w:r w:rsidRPr="00DE2F90">
        <w:rPr>
          <w:rFonts w:ascii="Times New Roman" w:eastAsia="Times New Roman" w:hAnsi="Times New Roman"/>
          <w:kern w:val="0"/>
          <w:sz w:val="22"/>
          <w:szCs w:val="22"/>
        </w:rPr>
        <w:t xml:space="preserve"> et al., 2019; </w:t>
      </w:r>
      <w:proofErr w:type="spellStart"/>
      <w:r w:rsidRPr="00DE2F90">
        <w:rPr>
          <w:rFonts w:ascii="Times New Roman" w:eastAsia="Times New Roman" w:hAnsi="Times New Roman"/>
          <w:kern w:val="0"/>
          <w:sz w:val="22"/>
          <w:szCs w:val="22"/>
        </w:rPr>
        <w:t>Moshontz</w:t>
      </w:r>
      <w:proofErr w:type="spellEnd"/>
      <w:r w:rsidRPr="00DE2F90">
        <w:rPr>
          <w:rFonts w:ascii="Times New Roman" w:eastAsia="Times New Roman" w:hAnsi="Times New Roman"/>
          <w:kern w:val="0"/>
          <w:sz w:val="22"/>
          <w:szCs w:val="22"/>
        </w:rPr>
        <w:t xml:space="preserve"> et al., 2018; Uhlmann et al., 2019). </w:t>
      </w:r>
      <w:r w:rsidR="005C7D3B">
        <w:rPr>
          <w:rFonts w:ascii="Times New Roman" w:eastAsia="Times New Roman" w:hAnsi="Times New Roman"/>
          <w:kern w:val="0"/>
          <w:sz w:val="22"/>
          <w:szCs w:val="22"/>
        </w:rPr>
        <w:t>Big team science</w:t>
      </w:r>
      <w:r w:rsidR="00A5639E">
        <w:rPr>
          <w:rStyle w:val="af6"/>
          <w:rFonts w:ascii="Times New Roman" w:eastAsia="Times New Roman" w:hAnsi="Times New Roman"/>
          <w:kern w:val="0"/>
          <w:sz w:val="22"/>
          <w:szCs w:val="22"/>
        </w:rPr>
        <w:footnoteReference w:id="1"/>
      </w:r>
      <w:r w:rsidRPr="00DE2F90">
        <w:rPr>
          <w:rFonts w:ascii="Times New Roman" w:eastAsia="Times New Roman" w:hAnsi="Times New Roman"/>
          <w:kern w:val="0"/>
          <w:sz w:val="22"/>
          <w:szCs w:val="22"/>
        </w:rPr>
        <w:t xml:space="preserve"> is loosely defined as projects which involve a relatively large number of collaborators spread across different labs, cultures, and regions, all </w:t>
      </w:r>
      <w:r w:rsidRPr="00DE2F90">
        <w:rPr>
          <w:rFonts w:ascii="Times New Roman" w:eastAsia="Times New Roman" w:hAnsi="Times New Roman"/>
          <w:kern w:val="0"/>
          <w:sz w:val="22"/>
          <w:szCs w:val="22"/>
        </w:rPr>
        <w:lastRenderedPageBreak/>
        <w:t xml:space="preserve">of whom pool resources to complete larger, more ambitious projects than they could individually (Baumgartner et al., 2023; Forscher et al., 2022). Because researchers from different countries are involved in collecting data locally,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usually has a large number of participants from dozens of countries/regions, which generate much stronger impact than studies conducted by singles teams (Nogrady, 2023). Networks for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grew rapidly in psychology, such as the Psychological Science Accelerator (</w:t>
      </w:r>
      <w:proofErr w:type="spellStart"/>
      <w:r w:rsidRPr="00DE2F90">
        <w:rPr>
          <w:rFonts w:ascii="Times New Roman" w:eastAsia="Times New Roman" w:hAnsi="Times New Roman"/>
          <w:kern w:val="0"/>
          <w:sz w:val="22"/>
          <w:szCs w:val="22"/>
        </w:rPr>
        <w:t>Moshontz</w:t>
      </w:r>
      <w:proofErr w:type="spellEnd"/>
      <w:r w:rsidRPr="00DE2F90">
        <w:rPr>
          <w:rFonts w:ascii="Times New Roman" w:eastAsia="Times New Roman" w:hAnsi="Times New Roman"/>
          <w:kern w:val="0"/>
          <w:sz w:val="22"/>
          <w:szCs w:val="22"/>
        </w:rPr>
        <w:t xml:space="preserve"> et al., 2018), </w:t>
      </w:r>
      <w:proofErr w:type="spellStart"/>
      <w:r w:rsidRPr="00DE2F90">
        <w:rPr>
          <w:rFonts w:ascii="Times New Roman" w:eastAsia="Times New Roman" w:hAnsi="Times New Roman"/>
          <w:kern w:val="0"/>
          <w:sz w:val="22"/>
          <w:szCs w:val="22"/>
        </w:rPr>
        <w:t>ManyLabs</w:t>
      </w:r>
      <w:proofErr w:type="spellEnd"/>
      <w:r w:rsidRPr="00DE2F90">
        <w:rPr>
          <w:rFonts w:ascii="Times New Roman" w:eastAsia="Times New Roman" w:hAnsi="Times New Roman"/>
          <w:kern w:val="0"/>
          <w:sz w:val="22"/>
          <w:szCs w:val="22"/>
        </w:rPr>
        <w:t xml:space="preserve"> (Ebersole et al., 2016; Klein et al., 2018), </w:t>
      </w:r>
      <w:proofErr w:type="spellStart"/>
      <w:r w:rsidRPr="00DE2F90">
        <w:rPr>
          <w:rFonts w:ascii="Times New Roman" w:eastAsia="Times New Roman" w:hAnsi="Times New Roman"/>
          <w:kern w:val="0"/>
          <w:sz w:val="22"/>
          <w:szCs w:val="22"/>
        </w:rPr>
        <w:t>ManyBabies</w:t>
      </w:r>
      <w:proofErr w:type="spellEnd"/>
      <w:r w:rsidRPr="00DE2F90">
        <w:rPr>
          <w:rFonts w:ascii="Times New Roman" w:eastAsia="Times New Roman" w:hAnsi="Times New Roman"/>
          <w:kern w:val="0"/>
          <w:sz w:val="22"/>
          <w:szCs w:val="22"/>
        </w:rPr>
        <w:t xml:space="preserve"> (Byers-Heinlein et al., 2020), </w:t>
      </w:r>
      <w:proofErr w:type="spellStart"/>
      <w:r w:rsidRPr="00DE2F90">
        <w:rPr>
          <w:rFonts w:ascii="Times New Roman" w:eastAsia="Times New Roman" w:hAnsi="Times New Roman"/>
          <w:kern w:val="0"/>
          <w:sz w:val="22"/>
          <w:szCs w:val="22"/>
        </w:rPr>
        <w:t>EEGManyLabs</w:t>
      </w:r>
      <w:proofErr w:type="spellEnd"/>
      <w:r w:rsidRPr="00DE2F90">
        <w:rPr>
          <w:rFonts w:ascii="Times New Roman" w:eastAsia="Times New Roman" w:hAnsi="Times New Roman"/>
          <w:kern w:val="0"/>
          <w:sz w:val="22"/>
          <w:szCs w:val="22"/>
        </w:rPr>
        <w:t xml:space="preserve"> (Pavlov et al., 2021), and </w:t>
      </w:r>
      <w:proofErr w:type="spellStart"/>
      <w:r w:rsidRPr="00DE2F90">
        <w:rPr>
          <w:rFonts w:ascii="Times New Roman" w:eastAsia="Times New Roman" w:hAnsi="Times New Roman"/>
          <w:kern w:val="0"/>
          <w:sz w:val="22"/>
          <w:szCs w:val="22"/>
        </w:rPr>
        <w:t>EEGManyPipelines</w:t>
      </w:r>
      <w:proofErr w:type="spellEnd"/>
      <w:r w:rsidRPr="00DE2F90">
        <w:rPr>
          <w:rFonts w:ascii="Times New Roman" w:eastAsia="Times New Roman" w:hAnsi="Times New Roman"/>
          <w:kern w:val="0"/>
          <w:sz w:val="22"/>
          <w:szCs w:val="22"/>
        </w:rPr>
        <w:t xml:space="preserve"> (</w:t>
      </w:r>
      <w:proofErr w:type="spellStart"/>
      <w:r w:rsidRPr="00DE2F90">
        <w:rPr>
          <w:rFonts w:ascii="Times New Roman" w:eastAsia="Times New Roman" w:hAnsi="Times New Roman"/>
          <w:kern w:val="0"/>
          <w:sz w:val="22"/>
          <w:szCs w:val="22"/>
        </w:rPr>
        <w:t>Trübutschek</w:t>
      </w:r>
      <w:proofErr w:type="spellEnd"/>
      <w:r w:rsidRPr="00DE2F90">
        <w:rPr>
          <w:rFonts w:ascii="Times New Roman" w:eastAsia="Times New Roman" w:hAnsi="Times New Roman"/>
          <w:kern w:val="0"/>
          <w:sz w:val="22"/>
          <w:szCs w:val="22"/>
        </w:rPr>
        <w:t>, 2022). Using these massive grassroots networks, the Open Science Collaboration (2015), for example, provided compelling evidence for the reproducibility problem in psychological science. Another example is the Psychological Science Accelerator, whose COVID-19 project collected a large dataset for testing the effect of emotional regulation, nudging, and the communication of health information (Dorison et al., 2020; Psychological Science Accelerator Self-Determination Theory Collaboration, 2022; Wang et al., 2021).</w:t>
      </w:r>
    </w:p>
    <w:p w14:paraId="12CC9639" w14:textId="43893A00"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Focusing on the number of countries/regions without looking into the heterogeneity within each region (Ghai, 2021), findings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might create an “illusion of generalizability” (Ghai et al., 2023). Indeed, published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often claim </w:t>
      </w:r>
      <w:r w:rsidR="007105F6">
        <w:rPr>
          <w:rFonts w:ascii="Times New Roman" w:eastAsia="Times New Roman" w:hAnsi="Times New Roman"/>
          <w:kern w:val="0"/>
          <w:sz w:val="22"/>
          <w:szCs w:val="22"/>
        </w:rPr>
        <w:t xml:space="preserve">diversity of their data and </w:t>
      </w:r>
      <w:r w:rsidRPr="00DE2F90">
        <w:rPr>
          <w:rFonts w:ascii="Times New Roman" w:eastAsia="Times New Roman" w:hAnsi="Times New Roman"/>
          <w:kern w:val="0"/>
          <w:sz w:val="22"/>
          <w:szCs w:val="22"/>
        </w:rPr>
        <w:t xml:space="preserve">generalizability or globalization of their </w:t>
      </w:r>
      <w:r w:rsidR="007105F6">
        <w:rPr>
          <w:rFonts w:ascii="Times New Roman" w:eastAsia="Times New Roman" w:hAnsi="Times New Roman"/>
          <w:kern w:val="0"/>
          <w:sz w:val="22"/>
          <w:szCs w:val="22"/>
        </w:rPr>
        <w:t>findings</w:t>
      </w:r>
      <w:r w:rsidRPr="00DE2F90">
        <w:rPr>
          <w:rFonts w:ascii="Times New Roman" w:eastAsia="Times New Roman" w:hAnsi="Times New Roman"/>
          <w:kern w:val="0"/>
          <w:sz w:val="22"/>
          <w:szCs w:val="22"/>
        </w:rPr>
        <w:t xml:space="preserve">. For example, the report from Many Labs 2 wrote in the abstract that "little heterogeneity between Western, educated, industrialized, rich, and democratic (WEIRD) cultures and less WEIRD cultures". Similarly, based on data collected in 61 countries/regions, Ruggeri et al. (2022) claimed that “temporal discounting is a robust, global, and generalizable effect”, Buchanan et al (2023) wrote that the Psychological Science Accelerator’s COVID-19 rapid-response dataset include “a diverse, global sample”. These claims about </w:t>
      </w:r>
      <w:r w:rsidR="007105F6">
        <w:rPr>
          <w:rFonts w:ascii="Times New Roman" w:eastAsia="Times New Roman" w:hAnsi="Times New Roman"/>
          <w:kern w:val="0"/>
          <w:sz w:val="22"/>
          <w:szCs w:val="22"/>
        </w:rPr>
        <w:t xml:space="preserve">diversity and </w:t>
      </w:r>
      <w:r w:rsidRPr="00DE2F90">
        <w:rPr>
          <w:rFonts w:ascii="Times New Roman" w:eastAsia="Times New Roman" w:hAnsi="Times New Roman"/>
          <w:kern w:val="0"/>
          <w:sz w:val="22"/>
          <w:szCs w:val="22"/>
        </w:rPr>
        <w:t>generalizability, however, may not be supported by the data. A re-analysis of the data from Many</w:t>
      </w:r>
      <w:r>
        <w:rPr>
          <w:rFonts w:ascii="Times New Roman" w:eastAsia="Times New Roman" w:hAnsi="Times New Roman"/>
          <w:kern w:val="0"/>
          <w:sz w:val="22"/>
          <w:szCs w:val="22"/>
        </w:rPr>
        <w:t>-</w:t>
      </w:r>
      <w:r w:rsidRPr="00DE2F90">
        <w:rPr>
          <w:rFonts w:ascii="Times New Roman" w:eastAsia="Times New Roman" w:hAnsi="Times New Roman"/>
          <w:kern w:val="0"/>
          <w:sz w:val="22"/>
          <w:szCs w:val="22"/>
        </w:rPr>
        <w:t>Lab 2 showed that its samples were mostly from WEIRD people worldwide (Schimmelpfennig et al., 2023). Similarly, Ghai et al (2023) re-analyzed data from Ruggeri et al. (2022) and found that the samples from different countries were not representative of their own country's population, especially in terms of age and education level. A</w:t>
      </w:r>
      <w:r w:rsidR="006B0ACA">
        <w:rPr>
          <w:rFonts w:ascii="Times New Roman" w:eastAsia="Times New Roman" w:hAnsi="Times New Roman"/>
          <w:kern w:val="0"/>
          <w:sz w:val="22"/>
          <w:szCs w:val="22"/>
        </w:rPr>
        <w:t xml:space="preserve"> </w:t>
      </w:r>
      <w:r w:rsidRPr="00DE2F90">
        <w:rPr>
          <w:rFonts w:ascii="Times New Roman" w:eastAsia="Times New Roman" w:hAnsi="Times New Roman"/>
          <w:kern w:val="0"/>
          <w:sz w:val="22"/>
          <w:szCs w:val="22"/>
        </w:rPr>
        <w:t>meta-</w:t>
      </w:r>
      <w:r w:rsidRPr="00DE2F90">
        <w:rPr>
          <w:rFonts w:ascii="Times New Roman" w:hAnsi="Times New Roman"/>
          <w:kern w:val="0"/>
          <w:sz w:val="22"/>
          <w:szCs w:val="22"/>
        </w:rPr>
        <w:t>science</w:t>
      </w:r>
      <w:r w:rsidRPr="00DE2F90">
        <w:rPr>
          <w:rFonts w:ascii="Times New Roman" w:eastAsia="Times New Roman" w:hAnsi="Times New Roman"/>
          <w:kern w:val="0"/>
          <w:sz w:val="22"/>
          <w:szCs w:val="22"/>
        </w:rPr>
        <w:t xml:space="preserve"> focused on Chinese psychological samples also found that Chinese samples in big team science are not representative of the Chinese adult population </w:t>
      </w:r>
      <w:r w:rsidR="006B0ACA">
        <w:rPr>
          <w:rFonts w:ascii="Times New Roman" w:eastAsia="Times New Roman" w:hAnsi="Times New Roman"/>
          <w:kern w:val="0"/>
          <w:sz w:val="22"/>
          <w:szCs w:val="22"/>
        </w:rPr>
        <w:t xml:space="preserve">when </w:t>
      </w:r>
      <w:r w:rsidRPr="00DE2F90">
        <w:rPr>
          <w:rFonts w:ascii="Times New Roman" w:eastAsia="Times New Roman" w:hAnsi="Times New Roman"/>
          <w:kern w:val="0"/>
          <w:sz w:val="22"/>
          <w:szCs w:val="22"/>
        </w:rPr>
        <w:t xml:space="preserve">using </w:t>
      </w:r>
      <w:r w:rsidR="006B0ACA">
        <w:rPr>
          <w:rFonts w:ascii="Times New Roman" w:eastAsia="Times New Roman" w:hAnsi="Times New Roman"/>
          <w:kern w:val="0"/>
          <w:sz w:val="22"/>
          <w:szCs w:val="22"/>
        </w:rPr>
        <w:t xml:space="preserve">the </w:t>
      </w:r>
      <w:r w:rsidRPr="00DE2F90">
        <w:rPr>
          <w:rFonts w:ascii="Times New Roman" w:eastAsia="Times New Roman" w:hAnsi="Times New Roman"/>
          <w:kern w:val="0"/>
          <w:sz w:val="22"/>
          <w:szCs w:val="22"/>
        </w:rPr>
        <w:t xml:space="preserve">census data as a reference (Yue et al., 2023). As for the authors’ diversity, although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includes authors from different countries, the leading authors (first authors and senior authors) are dominated by teams from "WEIRD'' countries, and researchers from non-WEIRD countries only help to collect data (Adetula et al., 2022; Coles et al., 2022; Forscher et al., 2022; Ghai et al., 2023). As researchers tend to investigate the topics that are familiar or of interest to them (Medin et al., 2017), and the topics that of interest to researcher in non</w:t>
      </w:r>
      <w:r>
        <w:rPr>
          <w:rFonts w:ascii="Times New Roman" w:eastAsia="Times New Roman" w:hAnsi="Times New Roman"/>
          <w:kern w:val="0"/>
          <w:sz w:val="22"/>
          <w:szCs w:val="22"/>
        </w:rPr>
        <w:t>-</w:t>
      </w:r>
      <w:r w:rsidRPr="00DE2F90">
        <w:rPr>
          <w:rFonts w:ascii="Times New Roman" w:eastAsia="Times New Roman" w:hAnsi="Times New Roman"/>
          <w:kern w:val="0"/>
          <w:sz w:val="22"/>
          <w:szCs w:val="22"/>
        </w:rPr>
        <w:t xml:space="preserve">WEIRD countries may systematically differ from </w:t>
      </w:r>
      <w:r w:rsidRPr="00DE2F90">
        <w:rPr>
          <w:rFonts w:ascii="Times New Roman" w:eastAsia="Times New Roman" w:hAnsi="Times New Roman"/>
          <w:kern w:val="0"/>
          <w:sz w:val="22"/>
          <w:szCs w:val="22"/>
        </w:rPr>
        <w:lastRenderedPageBreak/>
        <w:t xml:space="preserve">those in WEIRD countries (Adetula et al., 2022),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led by researchers from WEIRD countries, mainly focus on the topics that of interest to researchers from WEIRD countries. This bias in research topics is not only unfair but also leads to the "unknown unknown" problem mentioned above. These studies suggested that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with its big team of authors and large sample size, may not have solved the diversity and representativeness problem yet as it promised.</w:t>
      </w:r>
    </w:p>
    <w:p w14:paraId="505F28BF" w14:textId="0F9E26AF"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More importantly, we should not expect the problem to be solved without much changes in research investment. As Forscher et al (2022) have pointed out, “insufficient investment of intellectual and nonintellectual resources into the typical psychology study</w:t>
      </w:r>
      <w:r w:rsidRPr="00DE2F90">
        <w:rPr>
          <w:rFonts w:ascii="Times New Roman" w:eastAsia="Times New Roman" w:hAnsi="Times New Roman" w:hint="eastAsia"/>
          <w:kern w:val="0"/>
          <w:sz w:val="22"/>
          <w:szCs w:val="22"/>
        </w:rPr>
        <w:t>”</w:t>
      </w:r>
      <w:r w:rsidRPr="00DE2F90">
        <w:rPr>
          <w:rFonts w:ascii="Times New Roman" w:eastAsia="Times New Roman" w:hAnsi="Times New Roman"/>
          <w:kern w:val="0"/>
          <w:sz w:val="22"/>
          <w:szCs w:val="22"/>
        </w:rPr>
        <w:t xml:space="preserve"> is the common cause for many challenges in psychology. Although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involved much more researchers in each project, the investment scheme was not changed: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typically crowdsourced without much additional financial support for each participating team (e.g., Coles et al., 2022). In other words, the scarcity of non-intellectual resources faced by researchers from developing countries/regions has not changed (UNESCO, 2021a). The big team science studies offloaded financial costs onto the "data collectors" in exchange for authorship of the data collectors on the final paper. This arrangement may have filtered out many global south researchers who don't have established capacity for data collecting in the first place. For instance, capacity survey</w:t>
      </w:r>
      <w:r w:rsidR="00D513CC">
        <w:rPr>
          <w:rFonts w:ascii="Times New Roman" w:eastAsia="Times New Roman" w:hAnsi="Times New Roman"/>
          <w:kern w:val="0"/>
          <w:sz w:val="22"/>
          <w:szCs w:val="22"/>
        </w:rPr>
        <w:t>s</w:t>
      </w:r>
      <w:r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conducted by</w:t>
      </w:r>
      <w:r w:rsidR="00D513CC"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the</w:t>
      </w:r>
      <w:r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P</w:t>
      </w:r>
      <w:r w:rsidR="00D513CC" w:rsidRPr="00DE2F90">
        <w:rPr>
          <w:rFonts w:ascii="Times New Roman" w:eastAsia="Times New Roman" w:hAnsi="Times New Roman"/>
          <w:kern w:val="0"/>
          <w:sz w:val="22"/>
          <w:szCs w:val="22"/>
        </w:rPr>
        <w:t xml:space="preserve">sychological </w:t>
      </w:r>
      <w:r w:rsidR="00D513CC">
        <w:rPr>
          <w:rFonts w:ascii="Times New Roman" w:eastAsia="Times New Roman" w:hAnsi="Times New Roman"/>
          <w:kern w:val="0"/>
          <w:sz w:val="22"/>
          <w:szCs w:val="22"/>
        </w:rPr>
        <w:t>S</w:t>
      </w:r>
      <w:r w:rsidR="00D513CC" w:rsidRPr="00DE2F90">
        <w:rPr>
          <w:rFonts w:ascii="Times New Roman" w:eastAsia="Times New Roman" w:hAnsi="Times New Roman"/>
          <w:kern w:val="0"/>
          <w:sz w:val="22"/>
          <w:szCs w:val="22"/>
        </w:rPr>
        <w:t xml:space="preserve">cience </w:t>
      </w:r>
      <w:r w:rsidR="00D513CC">
        <w:rPr>
          <w:rFonts w:ascii="Times New Roman" w:eastAsia="Times New Roman" w:hAnsi="Times New Roman"/>
          <w:kern w:val="0"/>
          <w:sz w:val="22"/>
          <w:szCs w:val="22"/>
        </w:rPr>
        <w:t>A</w:t>
      </w:r>
      <w:r w:rsidR="00D513CC" w:rsidRPr="00DE2F90">
        <w:rPr>
          <w:rFonts w:ascii="Times New Roman" w:eastAsia="Times New Roman" w:hAnsi="Times New Roman"/>
          <w:kern w:val="0"/>
          <w:sz w:val="22"/>
          <w:szCs w:val="22"/>
        </w:rPr>
        <w:t xml:space="preserve">ccelerator </w:t>
      </w:r>
      <w:r w:rsidRPr="00DE2F90">
        <w:rPr>
          <w:rFonts w:ascii="Times New Roman" w:eastAsia="Times New Roman" w:hAnsi="Times New Roman"/>
          <w:kern w:val="0"/>
          <w:sz w:val="22"/>
          <w:szCs w:val="22"/>
        </w:rPr>
        <w:t>showed that most labs are from the global north (</w:t>
      </w:r>
      <w:proofErr w:type="spellStart"/>
      <w:r w:rsidRPr="00DE2F90">
        <w:rPr>
          <w:rFonts w:ascii="Times New Roman" w:eastAsia="Times New Roman" w:hAnsi="Times New Roman"/>
          <w:kern w:val="0"/>
          <w:sz w:val="22"/>
          <w:szCs w:val="22"/>
        </w:rPr>
        <w:t>Kijilian</w:t>
      </w:r>
      <w:proofErr w:type="spellEnd"/>
      <w:r w:rsidRPr="00DE2F90">
        <w:rPr>
          <w:rFonts w:ascii="Times New Roman" w:eastAsia="Times New Roman" w:hAnsi="Times New Roman"/>
          <w:kern w:val="0"/>
          <w:sz w:val="22"/>
          <w:szCs w:val="22"/>
        </w:rPr>
        <w:t xml:space="preserve"> et al., 2022; Paris et al., 2020). Thus, socioeconomic factors, such as GDP per capita, research &amp; development (R&amp;D) Investment, number of universities, number of psychology researchers, urbanization, average years of schooling, may correlate with the participation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Also, because most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recruited collaborators and collected data using the internet, especially English social media for the former, it is possible that many cultural factors played a role in determining who are the collaborators and who are the participants. These factors may include English proficiency, cultural closeness to the WEIRD regions, internet penetration rate, and globalization of the economy of the local country/region. In short, even 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had mobilized much greater non-intellectual resources for those projects, the costs of making such investment vary by local socioeconomic and cultural factors, which are unchanged.</w:t>
      </w:r>
    </w:p>
    <w:p w14:paraId="464D1F5A" w14:textId="23F48403" w:rsidR="007C532B"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However, there is no comprehensive assessment of the diversity and representativeness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samples and authors</w:t>
      </w:r>
      <w:r w:rsidR="00D513CC">
        <w:rPr>
          <w:rFonts w:ascii="Times New Roman" w:eastAsia="Times New Roman" w:hAnsi="Times New Roman"/>
          <w:kern w:val="0"/>
          <w:sz w:val="22"/>
          <w:szCs w:val="22"/>
        </w:rPr>
        <w:t>. T</w:t>
      </w:r>
      <w:r w:rsidRPr="00DE2F90">
        <w:rPr>
          <w:rFonts w:ascii="Times New Roman" w:eastAsia="Times New Roman" w:hAnsi="Times New Roman"/>
          <w:kern w:val="0"/>
          <w:sz w:val="22"/>
          <w:szCs w:val="22"/>
        </w:rPr>
        <w:t>he relation</w:t>
      </w:r>
      <w:r w:rsidR="00D513CC">
        <w:rPr>
          <w:rFonts w:ascii="Times New Roman" w:eastAsia="Times New Roman" w:hAnsi="Times New Roman"/>
          <w:kern w:val="0"/>
          <w:sz w:val="22"/>
          <w:szCs w:val="22"/>
        </w:rPr>
        <w:t>ships</w:t>
      </w:r>
      <w:r w:rsidRPr="00DE2F90">
        <w:rPr>
          <w:rFonts w:ascii="Times New Roman" w:eastAsia="Times New Roman" w:hAnsi="Times New Roman"/>
          <w:kern w:val="0"/>
          <w:sz w:val="22"/>
          <w:szCs w:val="22"/>
        </w:rPr>
        <w:t xml:space="preserve"> between socioeconomic/cultural factors and engagement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across regions are unknown either</w:t>
      </w:r>
      <w:r w:rsidRPr="00DE2F90">
        <w:rPr>
          <w:rFonts w:ascii="Times New Roman" w:eastAsia="Times New Roman" w:hAnsi="Times New Roman"/>
          <w:kern w:val="0"/>
          <w:sz w:val="22"/>
          <w:szCs w:val="22"/>
        </w:rPr>
        <w:t xml:space="preserve">. To bridge this gap, we plan to first examine the samples and authors of </w:t>
      </w:r>
      <w:r w:rsidR="005C7D3B">
        <w:rPr>
          <w:rFonts w:ascii="Times New Roman" w:eastAsia="Times New Roman" w:hAnsi="Times New Roman"/>
          <w:kern w:val="0"/>
          <w:sz w:val="22"/>
          <w:szCs w:val="22"/>
        </w:rPr>
        <w:t>big team science</w:t>
      </w:r>
      <w:r w:rsidR="00DC35DF">
        <w:rPr>
          <w:rStyle w:val="af6"/>
          <w:rFonts w:ascii="Times New Roman" w:eastAsia="Times New Roman" w:hAnsi="Times New Roman"/>
          <w:kern w:val="0"/>
          <w:sz w:val="22"/>
          <w:szCs w:val="22"/>
        </w:rPr>
        <w:footnoteReference w:id="2"/>
      </w:r>
      <w:r w:rsidRPr="00DE2F90">
        <w:rPr>
          <w:rFonts w:ascii="Times New Roman" w:eastAsia="Times New Roman" w:hAnsi="Times New Roman"/>
          <w:kern w:val="0"/>
          <w:sz w:val="22"/>
          <w:szCs w:val="22"/>
        </w:rPr>
        <w:t xml:space="preserve"> by comparing them to two different reference data source</w:t>
      </w:r>
      <w:r w:rsidR="005C7D3B">
        <w:rPr>
          <w:rFonts w:ascii="Times New Roman" w:eastAsia="Times New Roman" w:hAnsi="Times New Roman"/>
          <w:kern w:val="0"/>
          <w:sz w:val="22"/>
          <w:szCs w:val="22"/>
        </w:rPr>
        <w:t>s</w:t>
      </w:r>
      <w:r w:rsidRPr="00DE2F90">
        <w:rPr>
          <w:rFonts w:ascii="Times New Roman" w:eastAsia="Times New Roman" w:hAnsi="Times New Roman"/>
          <w:kern w:val="0"/>
          <w:sz w:val="22"/>
          <w:szCs w:val="22"/>
        </w:rPr>
        <w:t xml:space="preserve">: samples in traditional psychological studies and </w:t>
      </w:r>
      <w:ins w:id="16" w:author="grit grit" w:date="2024-02-02T13:26:00Z">
        <w:r w:rsidR="00D7210F" w:rsidRPr="00D7210F">
          <w:rPr>
            <w:rFonts w:ascii="Times New Roman" w:eastAsia="Times New Roman" w:hAnsi="Times New Roman"/>
            <w:kern w:val="0"/>
            <w:sz w:val="22"/>
            <w:szCs w:val="22"/>
          </w:rPr>
          <w:lastRenderedPageBreak/>
          <w:t>the target population of big team science (the world population or a specific population)</w:t>
        </w:r>
      </w:ins>
      <w:del w:id="17" w:author="grit grit" w:date="2024-02-02T13:26:00Z">
        <w:r w:rsidRPr="00DE2F90" w:rsidDel="00D7210F">
          <w:rPr>
            <w:rFonts w:ascii="Times New Roman" w:eastAsia="Times New Roman" w:hAnsi="Times New Roman"/>
            <w:kern w:val="0"/>
            <w:sz w:val="22"/>
            <w:szCs w:val="22"/>
          </w:rPr>
          <w:delText>the world population</w:delText>
        </w:r>
      </w:del>
      <w:r w:rsidRPr="00DE2F90">
        <w:rPr>
          <w:rFonts w:ascii="Times New Roman" w:eastAsia="Times New Roman" w:hAnsi="Times New Roman"/>
          <w:kern w:val="0"/>
          <w:sz w:val="22"/>
          <w:szCs w:val="22"/>
        </w:rPr>
        <w:t>. The former will be non-</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articles published in </w:t>
      </w:r>
      <w:r w:rsidRPr="00520B36">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in 202</w:t>
      </w:r>
      <w:r w:rsidR="00D07520">
        <w:rPr>
          <w:rFonts w:ascii="Times New Roman" w:eastAsia="Times New Roman" w:hAnsi="Times New Roman"/>
          <w:kern w:val="0"/>
          <w:sz w:val="22"/>
          <w:szCs w:val="22"/>
        </w:rPr>
        <w:t>3</w:t>
      </w:r>
      <w:r w:rsidRPr="00DE2F90">
        <w:rPr>
          <w:rFonts w:ascii="Times New Roman" w:eastAsia="Times New Roman" w:hAnsi="Times New Roman"/>
          <w:kern w:val="0"/>
          <w:sz w:val="22"/>
          <w:szCs w:val="22"/>
        </w:rPr>
        <w:t xml:space="preserve"> (</w:t>
      </w:r>
      <w:r w:rsidR="00BB6429" w:rsidRPr="00DE2F90">
        <w:rPr>
          <w:rFonts w:ascii="Times New Roman" w:eastAsia="Times New Roman" w:hAnsi="Times New Roman"/>
          <w:kern w:val="0"/>
          <w:sz w:val="22"/>
          <w:szCs w:val="22"/>
        </w:rPr>
        <w:t>hereafter</w:t>
      </w:r>
      <w:r w:rsidR="00BB6429" w:rsidRPr="00AB730A">
        <w:rPr>
          <w:rFonts w:ascii="Times New Roman" w:eastAsia="Times New Roman" w:hAnsi="Times New Roman"/>
          <w:i/>
          <w:iCs/>
          <w:kern w:val="0"/>
          <w:sz w:val="22"/>
          <w:szCs w:val="22"/>
        </w:rPr>
        <w:t xml:space="preserve"> </w:t>
      </w:r>
      <w:r w:rsidR="00260C57">
        <w:rPr>
          <w:rFonts w:ascii="Times New Roman" w:eastAsia="Times New Roman" w:hAnsi="Times New Roman"/>
          <w:i/>
          <w:iCs/>
          <w:kern w:val="0"/>
          <w:sz w:val="22"/>
          <w:szCs w:val="22"/>
        </w:rPr>
        <w:t>PS2023</w:t>
      </w:r>
      <w:r w:rsidRPr="00DE2F90">
        <w:rPr>
          <w:rFonts w:ascii="Times New Roman" w:eastAsia="Times New Roman" w:hAnsi="Times New Roman"/>
          <w:kern w:val="0"/>
          <w:sz w:val="22"/>
          <w:szCs w:val="22"/>
        </w:rPr>
        <w:t xml:space="preserve">), </w:t>
      </w:r>
      <w:r w:rsidR="00BB6429">
        <w:rPr>
          <w:rFonts w:ascii="Times New Roman" w:eastAsia="Times New Roman" w:hAnsi="Times New Roman"/>
          <w:kern w:val="0"/>
          <w:sz w:val="22"/>
          <w:szCs w:val="22"/>
        </w:rPr>
        <w:t xml:space="preserve">and </w:t>
      </w:r>
      <w:r w:rsidRPr="00DE2F90">
        <w:rPr>
          <w:rFonts w:ascii="Times New Roman" w:eastAsia="Times New Roman" w:hAnsi="Times New Roman"/>
          <w:kern w:val="0"/>
          <w:sz w:val="22"/>
          <w:szCs w:val="22"/>
        </w:rPr>
        <w:t xml:space="preserve">the latter will be </w:t>
      </w:r>
      <w:proofErr w:type="gramStart"/>
      <w:r w:rsidRPr="00DE2F90">
        <w:rPr>
          <w:rFonts w:ascii="Times New Roman" w:eastAsia="Times New Roman" w:hAnsi="Times New Roman"/>
          <w:kern w:val="0"/>
          <w:sz w:val="22"/>
          <w:szCs w:val="22"/>
        </w:rPr>
        <w:t>census</w:t>
      </w:r>
      <w:proofErr w:type="gramEnd"/>
      <w:r w:rsidRPr="00DE2F90">
        <w:rPr>
          <w:rFonts w:ascii="Times New Roman" w:eastAsia="Times New Roman" w:hAnsi="Times New Roman"/>
          <w:kern w:val="0"/>
          <w:sz w:val="22"/>
          <w:szCs w:val="22"/>
        </w:rPr>
        <w:t xml:space="preserve"> data for each country, United Nations Population Division, or World Bank. Then, we explored several socioeconomic/cultural factors that might be related to the lack of presence for some countries/regions. The results of the current study will provide insights for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to move toward a fairer science that contributes to all, regardless of region.</w:t>
      </w:r>
    </w:p>
    <w:p w14:paraId="6ABC4216" w14:textId="48432EA8" w:rsidR="005B697D" w:rsidRPr="005B697D" w:rsidRDefault="005B697D" w:rsidP="005B697D">
      <w:pPr>
        <w:widowControl/>
        <w:spacing w:before="240" w:after="240" w:line="276" w:lineRule="auto"/>
        <w:jc w:val="left"/>
        <w:rPr>
          <w:rFonts w:ascii="Times New Roman" w:hAnsi="Times New Roman"/>
          <w:kern w:val="0"/>
          <w:sz w:val="22"/>
          <w:szCs w:val="22"/>
          <w:highlight w:val="white"/>
        </w:rPr>
      </w:pPr>
      <w:r w:rsidRPr="005B697D">
        <w:rPr>
          <w:rFonts w:ascii="Times New Roman" w:hAnsi="Times New Roman"/>
          <w:noProof/>
          <w:kern w:val="0"/>
          <w:sz w:val="22"/>
          <w:szCs w:val="22"/>
        </w:rPr>
        <w:drawing>
          <wp:inline distT="0" distB="0" distL="0" distR="0" wp14:anchorId="29403F74" wp14:editId="35DFFFD8">
            <wp:extent cx="5080000" cy="4701929"/>
            <wp:effectExtent l="0" t="0" r="0" b="0"/>
            <wp:docPr id="1319244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185" cy="4710431"/>
                    </a:xfrm>
                    <a:prstGeom prst="rect">
                      <a:avLst/>
                    </a:prstGeom>
                    <a:noFill/>
                    <a:ln>
                      <a:noFill/>
                    </a:ln>
                  </pic:spPr>
                </pic:pic>
              </a:graphicData>
            </a:graphic>
          </wp:inline>
        </w:drawing>
      </w:r>
    </w:p>
    <w:p w14:paraId="223FB36A" w14:textId="27733ABA" w:rsidR="007C532B" w:rsidRDefault="007C532B" w:rsidP="004E49C5">
      <w:pPr>
        <w:widowControl/>
        <w:spacing w:before="240" w:after="240" w:line="360" w:lineRule="auto"/>
        <w:jc w:val="left"/>
        <w:rPr>
          <w:rFonts w:ascii="Times New Roman" w:hAnsi="Times New Roman"/>
          <w:kern w:val="0"/>
          <w:sz w:val="22"/>
          <w:szCs w:val="22"/>
          <w:highlight w:val="white"/>
        </w:rPr>
      </w:pPr>
      <w:r w:rsidRPr="00B92D10">
        <w:rPr>
          <w:rFonts w:ascii="Times New Roman" w:eastAsia="Times New Roman" w:hAnsi="Times New Roman"/>
          <w:i/>
          <w:color w:val="0D0D0D"/>
          <w:kern w:val="0"/>
          <w:sz w:val="22"/>
          <w:szCs w:val="22"/>
          <w:highlight w:val="white"/>
        </w:rPr>
        <w:t>Fig 1</w:t>
      </w:r>
      <w:r w:rsidRPr="00B92D10">
        <w:rPr>
          <w:rFonts w:ascii="Times New Roman" w:eastAsia="Times New Roman" w:hAnsi="Times New Roman"/>
          <w:color w:val="0D0D0D"/>
          <w:kern w:val="0"/>
          <w:sz w:val="22"/>
          <w:szCs w:val="22"/>
          <w:highlight w:val="white"/>
        </w:rPr>
        <w:t xml:space="preserve">. </w:t>
      </w:r>
      <w:r w:rsidR="00DE2F90" w:rsidRPr="00DE2F90">
        <w:rPr>
          <w:rFonts w:ascii="Times New Roman" w:eastAsia="Times New Roman" w:hAnsi="Times New Roman"/>
          <w:kern w:val="0"/>
          <w:sz w:val="22"/>
          <w:szCs w:val="22"/>
        </w:rPr>
        <w:t xml:space="preserve">Overview of the current study.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the non-</w:t>
      </w:r>
      <w:r w:rsidR="005C7D3B">
        <w:rPr>
          <w:rFonts w:ascii="Times New Roman" w:eastAsia="Times New Roman" w:hAnsi="Times New Roman"/>
          <w:kern w:val="0"/>
          <w:sz w:val="22"/>
          <w:szCs w:val="22"/>
        </w:rPr>
        <w:t>big team science</w:t>
      </w:r>
      <w:r w:rsidR="00DE2F90" w:rsidRPr="00DE2F90">
        <w:rPr>
          <w:rFonts w:ascii="Times New Roman" w:eastAsia="Times New Roman" w:hAnsi="Times New Roman"/>
          <w:kern w:val="0"/>
          <w:sz w:val="22"/>
          <w:szCs w:val="22"/>
        </w:rPr>
        <w:t xml:space="preserve"> articles published in </w:t>
      </w:r>
      <w:r w:rsidR="00DE2F90" w:rsidRPr="00520B36">
        <w:rPr>
          <w:rFonts w:ascii="Times New Roman" w:eastAsia="Times New Roman" w:hAnsi="Times New Roman"/>
          <w:i/>
          <w:iCs/>
          <w:kern w:val="0"/>
          <w:sz w:val="22"/>
          <w:szCs w:val="22"/>
        </w:rPr>
        <w:t>Psychological Science</w:t>
      </w:r>
      <w:r w:rsidR="00DE2F90" w:rsidRPr="00DE2F90">
        <w:rPr>
          <w:rFonts w:ascii="Times New Roman" w:eastAsia="Times New Roman" w:hAnsi="Times New Roman"/>
          <w:kern w:val="0"/>
          <w:sz w:val="22"/>
          <w:szCs w:val="22"/>
        </w:rPr>
        <w:t xml:space="preserve"> in 202</w:t>
      </w:r>
      <w:r w:rsidR="00D07520">
        <w:rPr>
          <w:rFonts w:ascii="Times New Roman" w:eastAsia="Times New Roman" w:hAnsi="Times New Roman"/>
          <w:kern w:val="0"/>
          <w:sz w:val="22"/>
          <w:szCs w:val="22"/>
        </w:rPr>
        <w:t>3</w:t>
      </w:r>
      <w:r w:rsidR="00DE2F90" w:rsidRPr="00DE2F90">
        <w:rPr>
          <w:rFonts w:ascii="Times New Roman" w:eastAsia="Times New Roman" w:hAnsi="Times New Roman"/>
          <w:kern w:val="0"/>
          <w:sz w:val="22"/>
          <w:szCs w:val="22"/>
        </w:rPr>
        <w:t xml:space="preserve">; </w:t>
      </w:r>
      <w:bookmarkStart w:id="18" w:name="_Hlk156260747"/>
      <w:r w:rsidR="00DE2F90" w:rsidRPr="00DE2F90">
        <w:rPr>
          <w:rFonts w:ascii="Times New Roman" w:eastAsia="Times New Roman" w:hAnsi="Times New Roman"/>
          <w:kern w:val="0"/>
          <w:sz w:val="22"/>
          <w:szCs w:val="22"/>
        </w:rPr>
        <w:t xml:space="preserve">BTS, </w:t>
      </w:r>
      <w:r w:rsidR="005C7D3B">
        <w:rPr>
          <w:rFonts w:ascii="Times New Roman" w:eastAsia="Times New Roman" w:hAnsi="Times New Roman"/>
          <w:kern w:val="0"/>
          <w:sz w:val="22"/>
          <w:szCs w:val="22"/>
        </w:rPr>
        <w:t>big team science</w:t>
      </w:r>
      <w:bookmarkEnd w:id="18"/>
      <w:r w:rsidR="00DE2F90" w:rsidRPr="00DE2F90">
        <w:rPr>
          <w:rFonts w:ascii="Times New Roman" w:eastAsia="Times New Roman" w:hAnsi="Times New Roman"/>
          <w:kern w:val="0"/>
          <w:sz w:val="22"/>
          <w:szCs w:val="22"/>
        </w:rPr>
        <w:t xml:space="preserve">; Question 1 &amp; 3, are the samples and authors from BTS more diverse and representative than those from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Question 2 &amp; 4, how representative are the samples and authors from BTS as compared to the world population?</w:t>
      </w:r>
    </w:p>
    <w:p w14:paraId="0D8F30DD" w14:textId="77777777" w:rsidR="004E49C5" w:rsidRPr="004E49C5" w:rsidRDefault="004E49C5" w:rsidP="004E49C5">
      <w:pPr>
        <w:widowControl/>
        <w:spacing w:before="240" w:after="240" w:line="360" w:lineRule="auto"/>
        <w:jc w:val="left"/>
        <w:rPr>
          <w:rFonts w:ascii="Times New Roman" w:hAnsi="Times New Roman"/>
          <w:kern w:val="0"/>
          <w:sz w:val="22"/>
          <w:szCs w:val="22"/>
          <w:highlight w:val="white"/>
        </w:rPr>
      </w:pPr>
    </w:p>
    <w:p w14:paraId="00D2B198" w14:textId="77777777" w:rsidR="007C532B" w:rsidRPr="004E49C5" w:rsidRDefault="007C532B" w:rsidP="007C532B">
      <w:pPr>
        <w:widowControl/>
        <w:spacing w:before="240" w:after="240" w:line="276" w:lineRule="auto"/>
        <w:jc w:val="left"/>
        <w:rPr>
          <w:rFonts w:ascii="Times New Roman" w:eastAsia="Times New Roman" w:hAnsi="Times New Roman"/>
          <w:b/>
          <w:kern w:val="0"/>
          <w:szCs w:val="24"/>
          <w:highlight w:val="white"/>
        </w:rPr>
      </w:pPr>
      <w:r w:rsidRPr="004E49C5">
        <w:rPr>
          <w:rFonts w:ascii="Times New Roman" w:eastAsia="Times New Roman" w:hAnsi="Times New Roman"/>
          <w:b/>
          <w:kern w:val="0"/>
          <w:szCs w:val="24"/>
          <w:highlight w:val="white"/>
        </w:rPr>
        <w:lastRenderedPageBreak/>
        <w:t>2 Method</w:t>
      </w:r>
    </w:p>
    <w:p w14:paraId="2DF3BDA8"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2.1 Data sources</w:t>
      </w:r>
    </w:p>
    <w:p w14:paraId="31BBDC96" w14:textId="740E9D1B"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Our target data will be all available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studies in psychology. The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defined as “a method involving a relatively large number of collaborators who may be dispersed across labs, institutions, disciplines, cultures, and continents” (Forscher et al., 2023). However, there is no operationalization for how large is “a relatively large number”. Also,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may be used interchangeably with “crowdsourced studies'' and sometimes with “big-sample” studies. Here we distinguish these three types of studies from six aspects (Table 1). In most cases, crowdsourcing science can be used interchangeably as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with one exception: when participating teams only involved in data analyses, such as NARPS (</w:t>
      </w:r>
      <w:proofErr w:type="spellStart"/>
      <w:r w:rsidRPr="00DE2F90">
        <w:rPr>
          <w:rFonts w:ascii="Times New Roman" w:eastAsia="Times New Roman" w:hAnsi="Times New Roman"/>
          <w:kern w:val="0"/>
          <w:sz w:val="22"/>
          <w:szCs w:val="22"/>
        </w:rPr>
        <w:t>Botvinik</w:t>
      </w:r>
      <w:proofErr w:type="spellEnd"/>
      <w:r w:rsidRPr="00DE2F90">
        <w:rPr>
          <w:rFonts w:ascii="Times New Roman" w:eastAsia="Times New Roman" w:hAnsi="Times New Roman"/>
          <w:kern w:val="0"/>
          <w:sz w:val="22"/>
          <w:szCs w:val="22"/>
        </w:rPr>
        <w:t xml:space="preserve">-Nezer et al., 2020), </w:t>
      </w:r>
      <w:proofErr w:type="spellStart"/>
      <w:r w:rsidRPr="00DE2F90">
        <w:rPr>
          <w:rFonts w:ascii="Times New Roman" w:eastAsia="Times New Roman" w:hAnsi="Times New Roman"/>
          <w:kern w:val="0"/>
          <w:sz w:val="22"/>
          <w:szCs w:val="22"/>
        </w:rPr>
        <w:t>EEGManyPipelines</w:t>
      </w:r>
      <w:proofErr w:type="spellEnd"/>
      <w:r w:rsidRPr="00DE2F90">
        <w:rPr>
          <w:rFonts w:ascii="Times New Roman" w:eastAsia="Times New Roman" w:hAnsi="Times New Roman"/>
          <w:kern w:val="0"/>
          <w:sz w:val="22"/>
          <w:szCs w:val="22"/>
        </w:rPr>
        <w:t xml:space="preserve"> (</w:t>
      </w:r>
      <w:proofErr w:type="spellStart"/>
      <w:r w:rsidRPr="00DE2F90">
        <w:rPr>
          <w:rFonts w:ascii="Times New Roman" w:eastAsia="Times New Roman" w:hAnsi="Times New Roman"/>
          <w:kern w:val="0"/>
          <w:sz w:val="22"/>
          <w:szCs w:val="22"/>
        </w:rPr>
        <w:t>Trübutschek</w:t>
      </w:r>
      <w:proofErr w:type="spellEnd"/>
      <w:r w:rsidRPr="00DE2F90">
        <w:rPr>
          <w:rFonts w:ascii="Times New Roman" w:eastAsia="Times New Roman" w:hAnsi="Times New Roman"/>
          <w:kern w:val="0"/>
          <w:sz w:val="22"/>
          <w:szCs w:val="22"/>
        </w:rPr>
        <w:t xml:space="preserve">, 2022). On the other hand,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different from big sample studies, but they share two shared features: the large number of participants and participants’ countries/regions. Big-sample study might be led and finished by one or two teams, with help of their funding and resources, which is different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(e.g., Coles et al., 2022).</w:t>
      </w:r>
    </w:p>
    <w:p w14:paraId="15209B45" w14:textId="70D88C60"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Here we define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as studies with crowdsourcing data collection, a big team of authors (n &gt;= 30), big N of authors’ affiliations (&gt;=5), big N of participants (&gt;= 1000). Typical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including Many Labs projects (Ebersole et al., 2016; Ebersole et al., 2020; Klein et al., 2014; Klein et al., 2018; Klein et al., 2022), the Human Penguin Project (Hu et al., 2019;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2018), and all completed projects from PSA (Chen et al., 2018, Jones et al., 2021; Wang et al., 2021). Other cross-cultural studies with big-team are also considered as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We have compiled a list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and big sample studies, please see </w:t>
      </w:r>
      <w:hyperlink r:id="rId14" w:anchor="gid=1741341307" w:history="1">
        <w:r w:rsidR="009B0D25" w:rsidRPr="009B0D25">
          <w:rPr>
            <w:rStyle w:val="af2"/>
            <w:rFonts w:ascii="Times New Roman" w:eastAsia="Times New Roman" w:hAnsi="Times New Roman"/>
            <w:kern w:val="0"/>
            <w:sz w:val="22"/>
            <w:szCs w:val="22"/>
          </w:rPr>
          <w:t>here</w:t>
        </w:r>
      </w:hyperlink>
      <w:r w:rsidR="00DC35DF">
        <w:rPr>
          <w:rStyle w:val="af6"/>
          <w:rFonts w:ascii="Times New Roman" w:eastAsia="Times New Roman" w:hAnsi="Times New Roman"/>
          <w:kern w:val="0"/>
          <w:sz w:val="22"/>
          <w:szCs w:val="22"/>
        </w:rPr>
        <w:footnoteReference w:id="3"/>
      </w:r>
      <w:r w:rsidRPr="00DE2F90">
        <w:rPr>
          <w:rFonts w:ascii="Times New Roman" w:eastAsia="Times New Roman" w:hAnsi="Times New Roman"/>
          <w:kern w:val="0"/>
          <w:sz w:val="22"/>
          <w:szCs w:val="22"/>
        </w:rPr>
        <w:t xml:space="preserve"> for a complete list that we </w:t>
      </w:r>
      <w:r w:rsidR="009B0D25">
        <w:rPr>
          <w:rFonts w:ascii="Times New Roman" w:eastAsia="Times New Roman" w:hAnsi="Times New Roman"/>
          <w:kern w:val="0"/>
          <w:sz w:val="22"/>
          <w:szCs w:val="22"/>
        </w:rPr>
        <w:t>compiled</w:t>
      </w:r>
      <w:r w:rsidRPr="00DE2F90">
        <w:rPr>
          <w:rFonts w:ascii="Times New Roman" w:eastAsia="Times New Roman" w:hAnsi="Times New Roman"/>
          <w:kern w:val="0"/>
          <w:sz w:val="22"/>
          <w:szCs w:val="22"/>
        </w:rPr>
        <w:t xml:space="preserve">.  We also included some Big-sample studies finished in the traditional scientific approach, which will serve as a supplementary comparison to the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w:t>
      </w:r>
    </w:p>
    <w:p w14:paraId="31357BC1" w14:textId="77777777" w:rsidR="002462B7" w:rsidRPr="003235CE" w:rsidRDefault="002462B7" w:rsidP="003235CE">
      <w:pPr>
        <w:widowControl/>
        <w:spacing w:before="240" w:after="240" w:line="276" w:lineRule="auto"/>
        <w:jc w:val="left"/>
        <w:rPr>
          <w:rFonts w:ascii="Times New Roman" w:hAnsi="Times New Roman" w:hint="eastAsia"/>
          <w:kern w:val="0"/>
          <w:sz w:val="22"/>
          <w:szCs w:val="22"/>
        </w:rPr>
      </w:pPr>
    </w:p>
    <w:p w14:paraId="55D33D4A" w14:textId="76FAF89D" w:rsidR="007C532B" w:rsidRPr="00B92D10" w:rsidRDefault="007C532B"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Table 1. Aspects of studies that may distinguish three types of “big” sciences.</w:t>
      </w:r>
    </w:p>
    <w:tbl>
      <w:tblPr>
        <w:tblStyle w:val="ae"/>
        <w:tblW w:w="0" w:type="auto"/>
        <w:tblInd w:w="108" w:type="dxa"/>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513"/>
        <w:gridCol w:w="1450"/>
        <w:gridCol w:w="957"/>
        <w:gridCol w:w="985"/>
        <w:gridCol w:w="1178"/>
      </w:tblGrid>
      <w:tr w:rsidR="00DE2F90" w14:paraId="08D3B931" w14:textId="77777777" w:rsidTr="007A009B">
        <w:tc>
          <w:tcPr>
            <w:tcW w:w="2268" w:type="dxa"/>
            <w:tcBorders>
              <w:bottom w:val="single" w:sz="8" w:space="0" w:color="auto"/>
            </w:tcBorders>
          </w:tcPr>
          <w:p w14:paraId="64707699" w14:textId="77777777"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p>
        </w:tc>
        <w:tc>
          <w:tcPr>
            <w:tcW w:w="1527" w:type="dxa"/>
            <w:tcBorders>
              <w:bottom w:val="single" w:sz="8" w:space="0" w:color="auto"/>
            </w:tcBorders>
          </w:tcPr>
          <w:p w14:paraId="4982B4A2" w14:textId="10563708" w:rsidR="00DE2F90" w:rsidRPr="00126E39" w:rsidRDefault="00DE2F90" w:rsidP="00126E39">
            <w:pPr>
              <w:widowControl/>
              <w:spacing w:line="276" w:lineRule="auto"/>
              <w:jc w:val="center"/>
              <w:rPr>
                <w:rFonts w:ascii="Times New Roman" w:eastAsia="Times New Roman" w:hAnsi="Times New Roman"/>
                <w:kern w:val="0"/>
                <w:sz w:val="20"/>
                <w:szCs w:val="20"/>
                <w:highlight w:val="white"/>
                <w:lang w:val="zh-CN"/>
              </w:rPr>
            </w:pPr>
            <w:r w:rsidRPr="00126E39">
              <w:rPr>
                <w:rFonts w:ascii="Times New Roman" w:eastAsia="Times New Roman" w:hAnsi="Times New Roman"/>
                <w:kern w:val="0"/>
                <w:sz w:val="20"/>
                <w:szCs w:val="20"/>
                <w:highlight w:val="white"/>
                <w:lang w:val="zh-CN"/>
              </w:rPr>
              <w:t>Crowdsourcing data analysis</w:t>
            </w:r>
          </w:p>
        </w:tc>
        <w:tc>
          <w:tcPr>
            <w:tcW w:w="1450" w:type="dxa"/>
            <w:tcBorders>
              <w:bottom w:val="single" w:sz="8" w:space="0" w:color="auto"/>
            </w:tcBorders>
          </w:tcPr>
          <w:p w14:paraId="365877A7" w14:textId="021308D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Crowdsourcing data collection</w:t>
            </w:r>
          </w:p>
        </w:tc>
        <w:tc>
          <w:tcPr>
            <w:tcW w:w="992" w:type="dxa"/>
            <w:tcBorders>
              <w:bottom w:val="single" w:sz="8" w:space="0" w:color="auto"/>
            </w:tcBorders>
          </w:tcPr>
          <w:p w14:paraId="7AF32279" w14:textId="532A75A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 of authors</w:t>
            </w:r>
          </w:p>
        </w:tc>
        <w:tc>
          <w:tcPr>
            <w:tcW w:w="993" w:type="dxa"/>
            <w:tcBorders>
              <w:bottom w:val="single" w:sz="8" w:space="0" w:color="auto"/>
            </w:tcBorders>
          </w:tcPr>
          <w:p w14:paraId="5C7E6FDF" w14:textId="118B64B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rPr>
              <w:t>Big # of</w:t>
            </w:r>
            <w:r>
              <w:rPr>
                <w:rFonts w:ascii="Times New Roman" w:eastAsia="Times New Roman" w:hAnsi="Times New Roman"/>
                <w:kern w:val="0"/>
                <w:sz w:val="20"/>
                <w:szCs w:val="20"/>
                <w:highlight w:val="white"/>
              </w:rPr>
              <w:t xml:space="preserve"> </w:t>
            </w:r>
            <w:r w:rsidRPr="00126E39">
              <w:rPr>
                <w:rFonts w:ascii="Times New Roman" w:eastAsia="Times New Roman" w:hAnsi="Times New Roman"/>
                <w:kern w:val="0"/>
                <w:sz w:val="20"/>
                <w:szCs w:val="20"/>
                <w:highlight w:val="white"/>
              </w:rPr>
              <w:t>authors’</w:t>
            </w:r>
            <w:r>
              <w:rPr>
                <w:rFonts w:ascii="Times New Roman" w:eastAsia="Times New Roman" w:hAnsi="Times New Roman"/>
                <w:kern w:val="0"/>
                <w:sz w:val="20"/>
                <w:szCs w:val="20"/>
                <w:highlight w:val="white"/>
              </w:rPr>
              <w:t xml:space="preserve"> </w:t>
            </w:r>
            <w:r w:rsidRPr="00126E39">
              <w:rPr>
                <w:rFonts w:ascii="Times New Roman" w:eastAsia="Times New Roman" w:hAnsi="Times New Roman"/>
                <w:kern w:val="0"/>
                <w:sz w:val="20"/>
                <w:szCs w:val="20"/>
                <w:highlight w:val="white"/>
              </w:rPr>
              <w:t>countries</w:t>
            </w:r>
          </w:p>
        </w:tc>
        <w:tc>
          <w:tcPr>
            <w:tcW w:w="1184" w:type="dxa"/>
            <w:tcBorders>
              <w:bottom w:val="single" w:sz="8" w:space="0" w:color="auto"/>
            </w:tcBorders>
          </w:tcPr>
          <w:p w14:paraId="799697D9" w14:textId="6B09BCD3"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 of participants</w:t>
            </w:r>
          </w:p>
        </w:tc>
      </w:tr>
      <w:tr w:rsidR="00DE2F90" w14:paraId="5DB54CD8" w14:textId="77777777" w:rsidTr="007A009B">
        <w:tc>
          <w:tcPr>
            <w:tcW w:w="2268" w:type="dxa"/>
            <w:tcBorders>
              <w:top w:val="single" w:sz="8" w:space="0" w:color="auto"/>
            </w:tcBorders>
          </w:tcPr>
          <w:p w14:paraId="3D74429A" w14:textId="6A9886D4"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Team Science</w:t>
            </w:r>
          </w:p>
        </w:tc>
        <w:tc>
          <w:tcPr>
            <w:tcW w:w="1527" w:type="dxa"/>
            <w:tcBorders>
              <w:top w:val="single" w:sz="8" w:space="0" w:color="auto"/>
            </w:tcBorders>
          </w:tcPr>
          <w:p w14:paraId="302BD175" w14:textId="280070D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single" w:sz="8" w:space="0" w:color="auto"/>
            </w:tcBorders>
          </w:tcPr>
          <w:p w14:paraId="1C0F423C" w14:textId="33F4E3A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single" w:sz="8" w:space="0" w:color="auto"/>
            </w:tcBorders>
          </w:tcPr>
          <w:p w14:paraId="106CAB47" w14:textId="54CD924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single" w:sz="8" w:space="0" w:color="auto"/>
            </w:tcBorders>
          </w:tcPr>
          <w:p w14:paraId="33F36E1A" w14:textId="6D723C4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single" w:sz="8" w:space="0" w:color="auto"/>
            </w:tcBorders>
          </w:tcPr>
          <w:p w14:paraId="1CD3B4D6" w14:textId="527F8BB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r w:rsidR="00DE2F90" w14:paraId="1B17B273" w14:textId="77777777" w:rsidTr="007A009B">
        <w:tc>
          <w:tcPr>
            <w:tcW w:w="2268" w:type="dxa"/>
            <w:tcBorders>
              <w:top w:val="nil"/>
            </w:tcBorders>
          </w:tcPr>
          <w:p w14:paraId="0F51ECD0" w14:textId="6FD34C7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Crowdsourcing science</w:t>
            </w:r>
          </w:p>
        </w:tc>
        <w:tc>
          <w:tcPr>
            <w:tcW w:w="1527" w:type="dxa"/>
            <w:tcBorders>
              <w:top w:val="nil"/>
            </w:tcBorders>
          </w:tcPr>
          <w:p w14:paraId="54F6AD8B" w14:textId="5F14AB9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nil"/>
            </w:tcBorders>
          </w:tcPr>
          <w:p w14:paraId="166CA05D" w14:textId="3706BE75"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nil"/>
            </w:tcBorders>
          </w:tcPr>
          <w:p w14:paraId="6050D4B8" w14:textId="18C54DBF"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nil"/>
            </w:tcBorders>
          </w:tcPr>
          <w:p w14:paraId="17FD74E2" w14:textId="6444578D"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nil"/>
            </w:tcBorders>
          </w:tcPr>
          <w:p w14:paraId="7179B400" w14:textId="2CDF9AC9"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r w:rsidR="00DE2F90" w14:paraId="3AF7F37C" w14:textId="77777777" w:rsidTr="007A009B">
        <w:tc>
          <w:tcPr>
            <w:tcW w:w="2268" w:type="dxa"/>
            <w:tcBorders>
              <w:top w:val="nil"/>
              <w:bottom w:val="single" w:sz="8" w:space="0" w:color="auto"/>
            </w:tcBorders>
          </w:tcPr>
          <w:p w14:paraId="7725B31A" w14:textId="3E8E3CF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Big-Sample/data science</w:t>
            </w:r>
          </w:p>
        </w:tc>
        <w:tc>
          <w:tcPr>
            <w:tcW w:w="1527" w:type="dxa"/>
            <w:tcBorders>
              <w:top w:val="nil"/>
              <w:bottom w:val="single" w:sz="8" w:space="0" w:color="auto"/>
            </w:tcBorders>
          </w:tcPr>
          <w:p w14:paraId="7C54D7AA" w14:textId="0C6F3E8D"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nil"/>
              <w:bottom w:val="single" w:sz="8" w:space="0" w:color="auto"/>
            </w:tcBorders>
          </w:tcPr>
          <w:p w14:paraId="5DE29243" w14:textId="22BF66B0"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nil"/>
              <w:bottom w:val="single" w:sz="8" w:space="0" w:color="auto"/>
            </w:tcBorders>
          </w:tcPr>
          <w:p w14:paraId="5811F7C5" w14:textId="23D3420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nil"/>
              <w:bottom w:val="single" w:sz="8" w:space="0" w:color="auto"/>
            </w:tcBorders>
          </w:tcPr>
          <w:p w14:paraId="445B1BD4" w14:textId="7A9818E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nil"/>
              <w:bottom w:val="single" w:sz="8" w:space="0" w:color="auto"/>
            </w:tcBorders>
          </w:tcPr>
          <w:p w14:paraId="764776FE" w14:textId="3800F98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bl>
    <w:p w14:paraId="76442983" w14:textId="5C512282"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lastRenderedPageBreak/>
        <w:t>The first reference data will be</w:t>
      </w:r>
      <w:r w:rsidRPr="00B11931">
        <w:rPr>
          <w:rFonts w:ascii="Times New Roman" w:eastAsia="Times New Roman" w:hAnsi="Times New Roman"/>
          <w:iCs/>
          <w:kern w:val="0"/>
          <w:sz w:val="22"/>
          <w:szCs w:val="22"/>
        </w:rPr>
        <w:t xml:space="preserve"> </w:t>
      </w:r>
      <w:r w:rsidR="00B11931" w:rsidRPr="00B11931">
        <w:rPr>
          <w:rFonts w:ascii="Times New Roman" w:eastAsia="Times New Roman" w:hAnsi="Times New Roman" w:hint="eastAsia"/>
          <w:iCs/>
          <w:kern w:val="0"/>
          <w:sz w:val="22"/>
          <w:szCs w:val="22"/>
        </w:rPr>
        <w:t>all</w:t>
      </w:r>
      <w:r w:rsidR="00B11931" w:rsidRPr="00B11931">
        <w:rPr>
          <w:rFonts w:ascii="Times New Roman" w:eastAsia="Times New Roman" w:hAnsi="Times New Roman"/>
          <w:iCs/>
          <w:kern w:val="0"/>
          <w:sz w:val="22"/>
          <w:szCs w:val="22"/>
        </w:rPr>
        <w:t xml:space="preserve"> </w:t>
      </w:r>
      <w:r w:rsidR="00520B36" w:rsidRPr="00520B36">
        <w:rPr>
          <w:rFonts w:ascii="Times New Roman" w:eastAsia="Times New Roman" w:hAnsi="Times New Roman"/>
          <w:iCs/>
          <w:kern w:val="0"/>
          <w:sz w:val="22"/>
          <w:szCs w:val="22"/>
        </w:rPr>
        <w:t>non-big</w:t>
      </w:r>
      <w:r w:rsidR="00520B36">
        <w:rPr>
          <w:rFonts w:ascii="Times New Roman" w:eastAsia="Times New Roman" w:hAnsi="Times New Roman"/>
          <w:iCs/>
          <w:kern w:val="0"/>
          <w:sz w:val="22"/>
          <w:szCs w:val="22"/>
        </w:rPr>
        <w:t xml:space="preserve"> </w:t>
      </w:r>
      <w:r w:rsidR="00520B36" w:rsidRPr="00520B36">
        <w:rPr>
          <w:rFonts w:ascii="Times New Roman" w:eastAsia="Times New Roman" w:hAnsi="Times New Roman"/>
          <w:iCs/>
          <w:kern w:val="0"/>
          <w:sz w:val="22"/>
          <w:szCs w:val="22"/>
        </w:rPr>
        <w:t>team science articles published in</w:t>
      </w:r>
      <w:r w:rsidR="00520B36" w:rsidRPr="00520B36">
        <w:rPr>
          <w:rFonts w:ascii="Times New Roman" w:eastAsia="Times New Roman" w:hAnsi="Times New Roman"/>
          <w:i/>
          <w:kern w:val="0"/>
          <w:sz w:val="22"/>
          <w:szCs w:val="22"/>
        </w:rPr>
        <w:t xml:space="preserve"> Psychological Science</w:t>
      </w:r>
      <w:r w:rsidRPr="00DE2F90">
        <w:rPr>
          <w:rFonts w:ascii="Times New Roman" w:eastAsia="Times New Roman" w:hAnsi="Times New Roman"/>
          <w:kern w:val="0"/>
          <w:sz w:val="22"/>
          <w:szCs w:val="22"/>
        </w:rPr>
        <w:t xml:space="preserve"> in </w:t>
      </w:r>
      <w:r w:rsidR="00260C57" w:rsidRPr="00DE2F90">
        <w:rPr>
          <w:rFonts w:ascii="Times New Roman" w:eastAsia="Times New Roman" w:hAnsi="Times New Roman"/>
          <w:kern w:val="0"/>
          <w:sz w:val="22"/>
          <w:szCs w:val="22"/>
        </w:rPr>
        <w:t>202</w:t>
      </w:r>
      <w:r w:rsidR="00260C57">
        <w:rPr>
          <w:rFonts w:ascii="Times New Roman" w:eastAsia="Times New Roman" w:hAnsi="Times New Roman"/>
          <w:kern w:val="0"/>
          <w:sz w:val="22"/>
          <w:szCs w:val="22"/>
        </w:rPr>
        <w:t>3</w:t>
      </w:r>
      <w:r w:rsidRPr="00DE2F90">
        <w:rPr>
          <w:rFonts w:ascii="Times New Roman" w:eastAsia="Times New Roman" w:hAnsi="Times New Roman"/>
          <w:kern w:val="0"/>
          <w:sz w:val="22"/>
          <w:szCs w:val="22"/>
        </w:rPr>
        <w:t xml:space="preserve">. We chose </w:t>
      </w:r>
      <w:r w:rsidRPr="00DE2F90">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not only because of its prestigious position in the field, but also because it openly endorses the value of reproducibility and diversity (Bauer, 2022). In addition, </w:t>
      </w:r>
      <w:r w:rsidRPr="00520B36">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encourages open data, and the percentage of open data is relatively high (e.g., 78% of authors disclosed their data in 2021) and gradually increasing over the years (Bauer, 2022). These open data may provide raw data that contains participants’ characteristics.</w:t>
      </w:r>
    </w:p>
    <w:p w14:paraId="0B11F915" w14:textId="2FA5BB5B" w:rsidR="007C532B" w:rsidRPr="00B92D1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rPr>
        <w:t xml:space="preserve">The second reference data, the world population census data, will come from several sources. We will primarily search the United Nations Population Division (its data is based on census data for each country; United Nations Population Division, 2022) and The World Bank (https://data.worldbank.org.cn/). In case the data is too old (before 2012), we will </w:t>
      </w:r>
      <w:r w:rsidR="00C67B10">
        <w:rPr>
          <w:rFonts w:ascii="Times New Roman" w:eastAsia="Times New Roman" w:hAnsi="Times New Roman"/>
          <w:kern w:val="0"/>
          <w:sz w:val="22"/>
          <w:szCs w:val="22"/>
        </w:rPr>
        <w:t>search for</w:t>
      </w:r>
      <w:r w:rsidR="00C67B10" w:rsidRPr="00DE2F90">
        <w:rPr>
          <w:rFonts w:ascii="Times New Roman" w:eastAsia="Times New Roman" w:hAnsi="Times New Roman"/>
          <w:kern w:val="0"/>
          <w:sz w:val="22"/>
          <w:szCs w:val="22"/>
        </w:rPr>
        <w:t xml:space="preserve"> </w:t>
      </w:r>
      <w:r w:rsidRPr="00DE2F90">
        <w:rPr>
          <w:rFonts w:ascii="Times New Roman" w:eastAsia="Times New Roman" w:hAnsi="Times New Roman"/>
          <w:kern w:val="0"/>
          <w:sz w:val="22"/>
          <w:szCs w:val="22"/>
        </w:rPr>
        <w:t>more recent data from other authentic sources, such as the government agencies for census or statistics of the countries. The source of data will be recorded in detail in our R scripts.</w:t>
      </w:r>
      <w:r w:rsidR="007C532B" w:rsidRPr="00B92D10">
        <w:rPr>
          <w:rFonts w:ascii="Times New Roman" w:eastAsia="Times New Roman" w:hAnsi="Times New Roman"/>
          <w:kern w:val="0"/>
          <w:sz w:val="22"/>
          <w:szCs w:val="22"/>
          <w:highlight w:val="white"/>
        </w:rPr>
        <w:t xml:space="preserve"> </w:t>
      </w:r>
    </w:p>
    <w:p w14:paraId="4B8D41AB"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2.2 Data extraction</w:t>
      </w:r>
    </w:p>
    <w:p w14:paraId="45ED2539" w14:textId="04115BA4"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 xml:space="preserve">2.2.1 Data extraction for </w:t>
      </w:r>
      <w:r w:rsidR="00260C57" w:rsidRPr="007A009B">
        <w:rPr>
          <w:rFonts w:ascii="Times New Roman" w:eastAsia="Times New Roman" w:hAnsi="Times New Roman"/>
          <w:b/>
          <w:bCs/>
          <w:kern w:val="0"/>
          <w:sz w:val="22"/>
          <w:szCs w:val="22"/>
        </w:rPr>
        <w:t>PS2023</w:t>
      </w:r>
    </w:p>
    <w:p w14:paraId="75D545B0" w14:textId="56606066" w:rsidR="00DE2F90" w:rsidRPr="00DE2F90" w:rsidRDefault="007C532B" w:rsidP="00DE2F90">
      <w:pPr>
        <w:widowControl/>
        <w:spacing w:before="240" w:after="240" w:line="276" w:lineRule="auto"/>
        <w:jc w:val="left"/>
        <w:rPr>
          <w:rFonts w:ascii="Times New Roman" w:eastAsia="Times New Roman" w:hAnsi="Times New Roman"/>
          <w:kern w:val="0"/>
          <w:sz w:val="22"/>
          <w:szCs w:val="22"/>
        </w:rPr>
      </w:pPr>
      <w:r w:rsidRPr="00B92D1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ab/>
      </w:r>
      <w:r w:rsidR="00DE2F90" w:rsidRPr="00DE2F90">
        <w:rPr>
          <w:rFonts w:ascii="Times New Roman" w:eastAsia="Times New Roman" w:hAnsi="Times New Roman"/>
          <w:kern w:val="0"/>
          <w:sz w:val="22"/>
          <w:szCs w:val="22"/>
        </w:rPr>
        <w:t xml:space="preserve">We will extract data from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xml:space="preserve">. Since some papers from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xml:space="preserve"> shared raw data </w:t>
      </w:r>
      <w:r w:rsidR="00C67B10">
        <w:rPr>
          <w:rFonts w:ascii="Times New Roman" w:eastAsia="Times New Roman" w:hAnsi="Times New Roman"/>
          <w:kern w:val="0"/>
          <w:sz w:val="22"/>
          <w:szCs w:val="22"/>
        </w:rPr>
        <w:t xml:space="preserve">with </w:t>
      </w:r>
      <w:r w:rsidR="00DE2F90" w:rsidRPr="00DE2F90">
        <w:rPr>
          <w:rFonts w:ascii="Times New Roman" w:eastAsia="Times New Roman" w:hAnsi="Times New Roman"/>
          <w:kern w:val="0"/>
          <w:sz w:val="22"/>
          <w:szCs w:val="22"/>
        </w:rPr>
        <w:t>demographic variables but some did not, we will distinguish these two types of studies when extracting data.</w:t>
      </w:r>
    </w:p>
    <w:p w14:paraId="11DF5BB7"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For studies with shared raw data (publicly available or available after emailing the authors) with demographic information of participants, we will extract data from the raw data.</w:t>
      </w:r>
    </w:p>
    <w:p w14:paraId="40CE28D0" w14:textId="3EDD45EF"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For studies without raw data, we will extract data from the full text of the paper and supplementary materials. The extraction will follow these three stages: pre-encoding, encoding</w:t>
      </w:r>
      <w:r w:rsidR="009345E9">
        <w:rPr>
          <w:rFonts w:ascii="Times New Roman" w:eastAsia="Times New Roman" w:hAnsi="Times New Roman"/>
          <w:kern w:val="0"/>
          <w:sz w:val="22"/>
          <w:szCs w:val="22"/>
        </w:rPr>
        <w:t>,</w:t>
      </w:r>
      <w:r w:rsidRPr="00DE2F90">
        <w:rPr>
          <w:rFonts w:ascii="Times New Roman" w:eastAsia="Times New Roman" w:hAnsi="Times New Roman"/>
          <w:kern w:val="0"/>
          <w:sz w:val="22"/>
          <w:szCs w:val="22"/>
        </w:rPr>
        <w:t xml:space="preserve"> and proofreading.</w:t>
      </w:r>
    </w:p>
    <w:p w14:paraId="40008948" w14:textId="18EEB7C1"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In the pre-coding stage, we will first develop the initial version of the coding manual (see </w:t>
      </w:r>
      <w:ins w:id="19" w:author="grit grit" w:date="2024-02-05T04:48:00Z">
        <w:r w:rsidR="007979FE" w:rsidRPr="007979FE">
          <w:rPr>
            <w:rFonts w:ascii="Times New Roman" w:eastAsia="Times New Roman" w:hAnsi="Times New Roman"/>
            <w:kern w:val="0"/>
            <w:sz w:val="22"/>
            <w:szCs w:val="22"/>
          </w:rPr>
          <w:t>https://github.com/Chuan-Peng-Lab/BTS_Sample_Stage1_RR</w:t>
        </w:r>
      </w:ins>
      <w:del w:id="20" w:author="grit grit" w:date="2024-02-05T04:48:00Z">
        <w:r w:rsidR="00260C57" w:rsidRPr="00260C57" w:rsidDel="007979FE">
          <w:rPr>
            <w:rFonts w:ascii="Times New Roman" w:eastAsia="Times New Roman" w:hAnsi="Times New Roman"/>
            <w:kern w:val="0"/>
            <w:sz w:val="22"/>
            <w:szCs w:val="22"/>
          </w:rPr>
          <w:delText>https://osf.io/c7hta/</w:delText>
        </w:r>
      </w:del>
      <w:r w:rsidRPr="00DE2F90">
        <w:rPr>
          <w:rFonts w:ascii="Times New Roman" w:eastAsia="Times New Roman" w:hAnsi="Times New Roman"/>
          <w:kern w:val="0"/>
          <w:sz w:val="22"/>
          <w:szCs w:val="22"/>
        </w:rPr>
        <w:t xml:space="preserve">) based on previous research (Arnett, 2008; Nielsen et al., 2017; Pollet &amp; Saxton, 2019; Rad et al., 2018; Yue et al., 2023). Then, at least two coders will code 5 randomly selected studies from the articles, compare the coding results, resolve differences, and revise the manual. After that, they will code another 5 randomly selected articles to improve the coding manual further. We will iterate this procedure until the differences between the two coders is negligible. The coding manual will be the formal one for coding the rest of articles. </w:t>
      </w:r>
    </w:p>
    <w:p w14:paraId="6F9F6133" w14:textId="14ED40BE"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lastRenderedPageBreak/>
        <w:t xml:space="preserve">Once the formal coding manual is established, we will re-code the previous articles based on the formal coding manual and code all the rest empirical studies in </w:t>
      </w:r>
      <w:r w:rsidR="00260C57">
        <w:rPr>
          <w:rFonts w:ascii="Times New Roman" w:eastAsia="Times New Roman" w:hAnsi="Times New Roman"/>
          <w:kern w:val="0"/>
          <w:sz w:val="22"/>
          <w:szCs w:val="22"/>
        </w:rPr>
        <w:t>PS2023</w:t>
      </w:r>
      <w:r w:rsidRPr="00DE2F90">
        <w:rPr>
          <w:rFonts w:ascii="Times New Roman" w:eastAsia="Times New Roman" w:hAnsi="Times New Roman"/>
          <w:kern w:val="0"/>
          <w:sz w:val="22"/>
          <w:szCs w:val="22"/>
        </w:rPr>
        <w:t>. All trained coders will code approximately 120 articles. Each article will be coded by at least two coders.</w:t>
      </w:r>
    </w:p>
    <w:p w14:paraId="5060DDC2" w14:textId="6CD98659"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The sample information we extracted includes: article number, journal source, article title, number of studies, type of study, sample type, sample size, method of recruitment. More importantly, we will extract all the sample information if available, including gender, age, socioeconomic status, education level, race, occupation, religion, nationality, urban-rural status and the area where the subjects were recruited, if available. In addition, we will read abstracts and discussions (or conclusions) to extract the target population to which the studies intended to generalize and the statements on constraints of generalizability (Hoekstra &amp; </w:t>
      </w:r>
      <w:proofErr w:type="spellStart"/>
      <w:r w:rsidRPr="00DE2F90">
        <w:rPr>
          <w:rFonts w:ascii="Times New Roman" w:eastAsia="Times New Roman" w:hAnsi="Times New Roman"/>
          <w:kern w:val="0"/>
          <w:sz w:val="22"/>
          <w:szCs w:val="22"/>
        </w:rPr>
        <w:t>Vazire</w:t>
      </w:r>
      <w:proofErr w:type="spellEnd"/>
      <w:r w:rsidRPr="00DE2F90">
        <w:rPr>
          <w:rFonts w:ascii="Times New Roman" w:eastAsia="Times New Roman" w:hAnsi="Times New Roman"/>
          <w:kern w:val="0"/>
          <w:sz w:val="22"/>
          <w:szCs w:val="22"/>
        </w:rPr>
        <w:t xml:space="preserve">, 2021). Based on our previous experience (Yue et al., 2023), identifying the target population to which the original authors tried to generalize is </w:t>
      </w:r>
      <w:r w:rsidR="005328B3">
        <w:rPr>
          <w:rFonts w:ascii="Times New Roman" w:eastAsia="Times New Roman" w:hAnsi="Times New Roman"/>
          <w:kern w:val="0"/>
          <w:sz w:val="22"/>
          <w:szCs w:val="22"/>
        </w:rPr>
        <w:t>difficult</w:t>
      </w:r>
      <w:r w:rsidRPr="00DE2F90">
        <w:rPr>
          <w:rFonts w:ascii="Times New Roman" w:eastAsia="Times New Roman" w:hAnsi="Times New Roman" w:hint="eastAsia"/>
          <w:kern w:val="0"/>
          <w:sz w:val="22"/>
          <w:szCs w:val="22"/>
        </w:rPr>
        <w:t>,</w:t>
      </w:r>
      <w:r w:rsidRPr="00DE2F90">
        <w:rPr>
          <w:rFonts w:ascii="Times New Roman" w:eastAsia="Times New Roman" w:hAnsi="Times New Roman"/>
          <w:kern w:val="0"/>
          <w:sz w:val="22"/>
          <w:szCs w:val="22"/>
        </w:rPr>
        <w:t xml:space="preserve"> we will pay special attention to this part of the manual and make it concrete.</w:t>
      </w:r>
    </w:p>
    <w:p w14:paraId="519BB37B" w14:textId="77777777"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To ensure the accuracy and objectivity of the coding process, two independent coders will conduct internal discussions after the first coding to resolve coding errors that were not coded according to the coding manual. The third coder will rate the coding consistency of each article from 0 to 1 (0 represents completely different, 1 represents the same). The consistency of the scores will be used to calculate the internal reliability of the scoring using the R package </w:t>
      </w:r>
      <w:proofErr w:type="spellStart"/>
      <w:r w:rsidRPr="00DE2F90">
        <w:rPr>
          <w:rFonts w:ascii="Times New Roman" w:eastAsia="Times New Roman" w:hAnsi="Times New Roman"/>
          <w:i/>
          <w:iCs/>
          <w:kern w:val="0"/>
          <w:sz w:val="22"/>
          <w:szCs w:val="22"/>
        </w:rPr>
        <w:t>irr</w:t>
      </w:r>
      <w:proofErr w:type="spellEnd"/>
      <w:r w:rsidRPr="00DE2F90">
        <w:rPr>
          <w:rFonts w:ascii="Times New Roman" w:eastAsia="Times New Roman" w:hAnsi="Times New Roman"/>
          <w:kern w:val="0"/>
          <w:sz w:val="22"/>
          <w:szCs w:val="22"/>
        </w:rPr>
        <w:t xml:space="preserve"> (Gamer et al., 2019). Finally, if there are still inconsistencies in the coding between the two coders, they will be resolved through collective discussion.</w:t>
      </w:r>
    </w:p>
    <w:p w14:paraId="003155CA" w14:textId="0B7043BF" w:rsidR="005C7D3B" w:rsidRPr="005C7D3B" w:rsidRDefault="005C7D3B" w:rsidP="005C7D3B">
      <w:pPr>
        <w:widowControl/>
        <w:spacing w:before="240" w:after="240" w:line="276" w:lineRule="auto"/>
        <w:jc w:val="left"/>
        <w:rPr>
          <w:rFonts w:ascii="Times New Roman" w:eastAsia="Times New Roman" w:hAnsi="Times New Roman"/>
          <w:b/>
          <w:bCs/>
          <w:kern w:val="0"/>
          <w:sz w:val="22"/>
          <w:szCs w:val="22"/>
          <w:highlight w:val="white"/>
        </w:rPr>
      </w:pPr>
      <w:r w:rsidRPr="005C7D3B">
        <w:rPr>
          <w:rFonts w:ascii="Times New Roman" w:eastAsia="Times New Roman" w:hAnsi="Times New Roman"/>
          <w:b/>
          <w:bCs/>
          <w:kern w:val="0"/>
          <w:sz w:val="22"/>
          <w:szCs w:val="22"/>
          <w:highlight w:val="white"/>
        </w:rPr>
        <w:t xml:space="preserve">2.2.2 Data extraction for </w:t>
      </w:r>
      <w:r>
        <w:rPr>
          <w:rFonts w:ascii="Times New Roman" w:eastAsia="Times New Roman" w:hAnsi="Times New Roman"/>
          <w:b/>
          <w:bCs/>
          <w:kern w:val="0"/>
          <w:sz w:val="22"/>
          <w:szCs w:val="22"/>
          <w:highlight w:val="white"/>
        </w:rPr>
        <w:t>big team science</w:t>
      </w:r>
    </w:p>
    <w:p w14:paraId="6D109FFF" w14:textId="6209F1BA" w:rsidR="005C7D3B" w:rsidRPr="005C7D3B" w:rsidRDefault="005C7D3B" w:rsidP="005C7D3B">
      <w:pPr>
        <w:widowControl/>
        <w:spacing w:before="240" w:after="240" w:line="276" w:lineRule="auto"/>
        <w:ind w:firstLine="420"/>
        <w:jc w:val="left"/>
        <w:rPr>
          <w:rFonts w:ascii="Times New Roman" w:eastAsia="Times New Roman" w:hAnsi="Times New Roman"/>
          <w:kern w:val="0"/>
          <w:sz w:val="22"/>
          <w:szCs w:val="22"/>
          <w:highlight w:val="white"/>
        </w:rPr>
      </w:pPr>
      <w:r w:rsidRPr="005C7D3B">
        <w:rPr>
          <w:rFonts w:ascii="Times New Roman" w:eastAsia="Times New Roman" w:hAnsi="Times New Roman"/>
          <w:kern w:val="0"/>
          <w:sz w:val="22"/>
          <w:szCs w:val="22"/>
          <w:highlight w:val="white"/>
        </w:rPr>
        <w:t xml:space="preserve">We will use the same strategy to code the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study as the empirical study published in </w:t>
      </w:r>
      <w:r w:rsidR="00260C57">
        <w:rPr>
          <w:rFonts w:ascii="Times New Roman" w:eastAsia="Times New Roman" w:hAnsi="Times New Roman"/>
          <w:i/>
          <w:iCs/>
          <w:kern w:val="0"/>
          <w:sz w:val="22"/>
          <w:szCs w:val="22"/>
          <w:highlight w:val="white"/>
        </w:rPr>
        <w:t>PS2023</w:t>
      </w:r>
      <w:r w:rsidRPr="005C7D3B">
        <w:rPr>
          <w:rFonts w:ascii="Times New Roman" w:eastAsia="Times New Roman" w:hAnsi="Times New Roman"/>
          <w:kern w:val="0"/>
          <w:sz w:val="22"/>
          <w:szCs w:val="22"/>
          <w:highlight w:val="white"/>
        </w:rPr>
        <w:t xml:space="preserve">. For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with demographic information in the shared raw data, we will directly use the information in the raw data; for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without demographic information in the shared raw data or without shared raw data, we will extract data from the article and supplementary using the same coding manual we used to extract data from the </w:t>
      </w:r>
      <w:r w:rsidR="00260C57">
        <w:rPr>
          <w:rFonts w:ascii="Times New Roman" w:eastAsia="Times New Roman" w:hAnsi="Times New Roman"/>
          <w:i/>
          <w:iCs/>
          <w:kern w:val="0"/>
          <w:sz w:val="22"/>
          <w:szCs w:val="22"/>
          <w:highlight w:val="white"/>
        </w:rPr>
        <w:t>PS2023</w:t>
      </w:r>
      <w:r w:rsidRPr="005C7D3B">
        <w:rPr>
          <w:rFonts w:ascii="Times New Roman" w:eastAsia="Times New Roman" w:hAnsi="Times New Roman"/>
          <w:kern w:val="0"/>
          <w:sz w:val="22"/>
          <w:szCs w:val="22"/>
          <w:highlight w:val="white"/>
        </w:rPr>
        <w:t xml:space="preserve"> papers. </w:t>
      </w:r>
    </w:p>
    <w:p w14:paraId="23825493" w14:textId="0D4D6461" w:rsidR="007C532B" w:rsidRPr="004E49C5" w:rsidRDefault="007C532B" w:rsidP="005C7D3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 Data analyses</w:t>
      </w:r>
    </w:p>
    <w:p w14:paraId="677D4458"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2.3.1 Data preprocessing and visualization</w:t>
      </w:r>
    </w:p>
    <w:p w14:paraId="4AC49184" w14:textId="6C0BE4D9" w:rsidR="007C532B" w:rsidRPr="004E49C5" w:rsidRDefault="007C532B" w:rsidP="004E49C5">
      <w:pPr>
        <w:widowControl/>
        <w:spacing w:before="240" w:after="240" w:line="276" w:lineRule="auto"/>
        <w:ind w:firstLine="420"/>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We will use </w:t>
      </w:r>
      <w:r w:rsidRPr="00B92D10">
        <w:rPr>
          <w:rFonts w:ascii="Times New Roman" w:eastAsia="Times New Roman" w:hAnsi="Times New Roman"/>
          <w:kern w:val="0"/>
          <w:sz w:val="22"/>
          <w:szCs w:val="22"/>
          <w:shd w:val="clear" w:color="auto" w:fill="FCFCFC"/>
        </w:rPr>
        <w:t>R 4.3.1</w:t>
      </w:r>
      <w:r w:rsidRPr="00B92D10">
        <w:rPr>
          <w:rFonts w:ascii="Times New Roman" w:eastAsia="Times New Roman" w:hAnsi="Times New Roman"/>
          <w:kern w:val="0"/>
          <w:sz w:val="22"/>
          <w:szCs w:val="22"/>
          <w:highlight w:val="white"/>
        </w:rPr>
        <w:t xml:space="preserve"> (R Development Core Team 2023) for data preprocessing, visualization, and data analyses.</w:t>
      </w:r>
    </w:p>
    <w:p w14:paraId="720F5143"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2.3.2 Hypotheses testing</w:t>
      </w:r>
    </w:p>
    <w:p w14:paraId="5EDD307A" w14:textId="5C0533BA"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lastRenderedPageBreak/>
        <w:t xml:space="preserve">We will use the Bayes factor to compare whether participants from two data sources are different on certain dimensions (e.g., sex ratio, age distribution) because Bayes factors can provide evidence for both null hypothesis and alternative hypothesis (Dienes, 2016; Dienes &amp; </w:t>
      </w:r>
      <w:proofErr w:type="spellStart"/>
      <w:r w:rsidRPr="00DE2F90">
        <w:rPr>
          <w:rFonts w:ascii="Times New Roman" w:eastAsia="Times New Roman" w:hAnsi="Times New Roman"/>
          <w:kern w:val="0"/>
          <w:sz w:val="22"/>
          <w:szCs w:val="22"/>
          <w:highlight w:val="white"/>
        </w:rPr>
        <w:t>Mclatchie</w:t>
      </w:r>
      <w:proofErr w:type="spellEnd"/>
      <w:r w:rsidRPr="00DE2F90">
        <w:rPr>
          <w:rFonts w:ascii="Times New Roman" w:eastAsia="Times New Roman" w:hAnsi="Times New Roman"/>
          <w:kern w:val="0"/>
          <w:sz w:val="22"/>
          <w:szCs w:val="22"/>
          <w:highlight w:val="white"/>
        </w:rPr>
        <w:t xml:space="preserve">, 2018; Hu et al., 2018; </w:t>
      </w:r>
      <w:proofErr w:type="spellStart"/>
      <w:r w:rsidRPr="00DE2F90">
        <w:rPr>
          <w:rFonts w:ascii="Times New Roman" w:eastAsia="Times New Roman" w:hAnsi="Times New Roman"/>
          <w:kern w:val="0"/>
          <w:sz w:val="22"/>
          <w:szCs w:val="22"/>
          <w:highlight w:val="white"/>
        </w:rPr>
        <w:t>Wagenmakers</w:t>
      </w:r>
      <w:proofErr w:type="spellEnd"/>
      <w:r w:rsidRPr="00DE2F90">
        <w:rPr>
          <w:rFonts w:ascii="Times New Roman" w:eastAsia="Times New Roman" w:hAnsi="Times New Roman"/>
          <w:kern w:val="0"/>
          <w:sz w:val="22"/>
          <w:szCs w:val="22"/>
          <w:highlight w:val="white"/>
        </w:rPr>
        <w:t xml:space="preserve"> et al., 2018). Specifically, we use the Bayesian multinomial test (equivalent to the frequentist goodness-of-fit test or </w:t>
      </w:r>
      <w:r w:rsidRPr="00DE2F90">
        <w:rPr>
          <w:rFonts w:ascii="Times New Roman" w:eastAsia="Times New Roman" w:hAnsi="Times New Roman"/>
          <w:i/>
          <w:kern w:val="0"/>
          <w:sz w:val="22"/>
          <w:szCs w:val="22"/>
          <w:highlight w:val="white"/>
          <w:lang w:val="zh-CN"/>
        </w:rPr>
        <w:t>χ</w:t>
      </w:r>
      <w:r w:rsidRPr="00DE2F90">
        <w:rPr>
          <w:rFonts w:ascii="Times New Roman" w:eastAsia="Times New Roman" w:hAnsi="Times New Roman"/>
          <w:i/>
          <w:kern w:val="0"/>
          <w:sz w:val="22"/>
          <w:szCs w:val="22"/>
          <w:highlight w:val="white"/>
          <w:vertAlign w:val="superscript"/>
        </w:rPr>
        <w:t>2</w:t>
      </w:r>
      <w:r w:rsidRPr="00DE2F90">
        <w:rPr>
          <w:rFonts w:ascii="Times New Roman" w:eastAsia="Times New Roman" w:hAnsi="Times New Roman"/>
          <w:kern w:val="0"/>
          <w:sz w:val="22"/>
          <w:szCs w:val="22"/>
          <w:highlight w:val="white"/>
        </w:rPr>
        <w:t xml:space="preserve">) to compare the sample characteristics from two data sources (sex ratio, age distribution, education level, SES, etc.). As in Yue et al (2023), the Bayesian multinomial test with </w:t>
      </w:r>
      <w:bookmarkStart w:id="21" w:name="_Hlk157968863"/>
      <w:r w:rsidRPr="00DE2F90">
        <w:rPr>
          <w:rFonts w:ascii="Times New Roman" w:eastAsia="Times New Roman" w:hAnsi="Times New Roman"/>
          <w:kern w:val="0"/>
          <w:sz w:val="22"/>
          <w:szCs w:val="22"/>
          <w:highlight w:val="white"/>
        </w:rPr>
        <w:t xml:space="preserve">non-informative prior </w:t>
      </w:r>
      <w:ins w:id="22" w:author="grit grit" w:date="2024-02-04T20:44:00Z">
        <w:r w:rsidR="006D1E1F" w:rsidRPr="006D1E1F">
          <w:rPr>
            <w:rFonts w:ascii="Times New Roman" w:eastAsia="Times New Roman" w:hAnsi="Times New Roman"/>
            <w:kern w:val="0"/>
            <w:sz w:val="22"/>
            <w:szCs w:val="22"/>
          </w:rPr>
          <w:t>of Dirichlet distribution</w:t>
        </w:r>
        <w:r w:rsidR="006D1E1F" w:rsidRPr="006D1E1F">
          <w:rPr>
            <w:rFonts w:ascii="Times New Roman" w:eastAsia="Times New Roman" w:hAnsi="Times New Roman"/>
            <w:kern w:val="0"/>
            <w:sz w:val="22"/>
            <w:szCs w:val="22"/>
            <w:highlight w:val="white"/>
          </w:rPr>
          <w:t xml:space="preserve"> </w:t>
        </w:r>
      </w:ins>
      <w:r w:rsidRPr="00DE2F90">
        <w:rPr>
          <w:rFonts w:ascii="Times New Roman" w:eastAsia="Times New Roman" w:hAnsi="Times New Roman"/>
          <w:kern w:val="0"/>
          <w:sz w:val="22"/>
          <w:szCs w:val="22"/>
          <w:highlight w:val="white"/>
        </w:rPr>
        <w:t>and</w:t>
      </w:r>
      <w:bookmarkEnd w:id="21"/>
      <w:r w:rsidRPr="00DE2F90">
        <w:rPr>
          <w:rFonts w:ascii="Times New Roman" w:eastAsia="Times New Roman" w:hAnsi="Times New Roman"/>
          <w:kern w:val="0"/>
          <w:sz w:val="22"/>
          <w:szCs w:val="22"/>
          <w:highlight w:val="white"/>
        </w:rPr>
        <w:t xml:space="preserve"> sample size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&gt;= 1200 allows us to obtain evidence for the null hypothesis or the smallest effect size of interest with more than 80% of the chance.</w:t>
      </w:r>
    </w:p>
    <w:p w14:paraId="6699B034" w14:textId="2588EB44"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first question, is the sample characteristics in the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similar to the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We will visualize the gender, age, education, race, country/region, and other demographic information of participants from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Then, we will use Bayesian multinomial tests for each dimension of the samples. </w:t>
      </w:r>
    </w:p>
    <w:p w14:paraId="3109ACB5" w14:textId="04F4BD85"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second question, the extent to which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are representative of the world population, we compared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to population data. We visually compared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and the world population data in terms of gender, age, SES (if available), and geospatial distribution. Then, we will use Bayesian multinomial tests for each dimension of the samples as mentioned above.</w:t>
      </w:r>
    </w:p>
    <w:p w14:paraId="77697C7E" w14:textId="3C9ABD9B" w:rsidR="007C532B" w:rsidRPr="00B92D1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third question, whether the national diversity of authors in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is similar to the empirical research in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More specifically, we will analyze the diversity for all and leading authors, the latter is defined by first author(s), corresponding author(s), and last author(s). Because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challenges traditional authorship by its large number of authors and potential different ways of contributions (Coles et al., 2023), we will also identify leading author(s) in the authors’ notes (e.g., project administration listed in CREDIT). For both types of authors, we will visualize and compare the national diversity of all or leading authors between the empirical research in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We use Simpson's diversity index (Simpson, 1949) to quantify the national diversity of authors. Simpson's diversity index estimates how likely two random samples drawn from a population belong to different groups or categories, given a fixed number of groups in the population. In our case, Simpson's diversity index,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represents how likely two random authors drawn from all authors or leading authors are to be from two different countries. If the value of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is high, it means that the authors are more evenly distributed across different countries, otherwise it means that the authors are more likely to be from a few countries. The formula for Simpson's diversity index is as follows:</w:t>
      </w:r>
    </w:p>
    <w:p w14:paraId="24D9EB0E" w14:textId="77777777" w:rsidR="007C532B" w:rsidRPr="00B92D10" w:rsidRDefault="007C532B" w:rsidP="007C532B">
      <w:pPr>
        <w:widowControl/>
        <w:spacing w:before="240" w:after="240" w:line="276" w:lineRule="auto"/>
        <w:jc w:val="center"/>
        <w:rPr>
          <w:rFonts w:ascii="Times New Roman" w:eastAsia="Times New Roman" w:hAnsi="Times New Roman"/>
          <w:kern w:val="0"/>
          <w:sz w:val="22"/>
          <w:szCs w:val="22"/>
          <w:highlight w:val="white"/>
        </w:rPr>
      </w:pPr>
      <w:r w:rsidRPr="00B92D10">
        <w:rPr>
          <w:rFonts w:ascii="Times New Roman" w:eastAsia="Times New Roman" w:hAnsi="Times New Roman"/>
          <w:noProof/>
          <w:kern w:val="0"/>
          <w:sz w:val="22"/>
          <w:szCs w:val="22"/>
          <w:highlight w:val="white"/>
          <w:lang w:val="zh-CN"/>
        </w:rPr>
        <w:lastRenderedPageBreak/>
        <w:drawing>
          <wp:inline distT="114300" distB="114300" distL="114300" distR="114300" wp14:anchorId="1F440D5E" wp14:editId="10C19A14">
            <wp:extent cx="2019300" cy="7143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019300" cy="714375"/>
                    </a:xfrm>
                    <a:prstGeom prst="rect">
                      <a:avLst/>
                    </a:prstGeom>
                    <a:ln/>
                  </pic:spPr>
                </pic:pic>
              </a:graphicData>
            </a:graphic>
          </wp:inline>
        </w:drawing>
      </w:r>
      <w:r w:rsidRPr="00B92D10">
        <w:rPr>
          <w:rFonts w:ascii="Times New Roman" w:eastAsia="Times New Roman" w:hAnsi="Times New Roman"/>
          <w:kern w:val="0"/>
          <w:sz w:val="22"/>
          <w:szCs w:val="22"/>
          <w:highlight w:val="white"/>
        </w:rPr>
        <w:t xml:space="preserve">  (1)</w:t>
      </w:r>
    </w:p>
    <w:p w14:paraId="6CB1E17A" w14:textId="1768B8A8"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in which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number of authors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authors. The value of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is between 0 and 1, with higher values indicating greater diversity. After calculating the Simpson's diversity index for </w:t>
      </w:r>
      <w:r w:rsidR="00260C57">
        <w:rPr>
          <w:rFonts w:ascii="Times New Roman" w:eastAsia="Times New Roman" w:hAnsi="Times New Roman"/>
          <w:i/>
          <w:iCs/>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they are compared using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-test as implemented in R.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-tests based on variance estimation (Brower et al., 1998), the variance estimation formula is as follows:</w:t>
      </w:r>
    </w:p>
    <w:p w14:paraId="4C6DD66D" w14:textId="77777777" w:rsidR="007C532B" w:rsidRPr="00B92D10" w:rsidRDefault="007C532B" w:rsidP="007C532B">
      <w:pPr>
        <w:widowControl/>
        <w:spacing w:before="240" w:after="240" w:line="276" w:lineRule="auto"/>
        <w:jc w:val="left"/>
        <w:rPr>
          <w:rFonts w:ascii="Times New Roman" w:eastAsia="Times New Roman" w:hAnsi="Times New Roman"/>
          <w:color w:val="0D0D0D"/>
          <w:kern w:val="0"/>
          <w:sz w:val="22"/>
          <w:szCs w:val="22"/>
          <w:highlight w:val="white"/>
        </w:rPr>
      </w:pPr>
      <w:r w:rsidRPr="00B92D10">
        <w:rPr>
          <w:rFonts w:ascii="Times New Roman" w:eastAsia="Times New Roman" w:hAnsi="Times New Roman"/>
          <w:noProof/>
          <w:color w:val="0D0D0D"/>
          <w:kern w:val="0"/>
          <w:sz w:val="22"/>
          <w:szCs w:val="22"/>
          <w:highlight w:val="white"/>
          <w:lang w:val="zh-CN"/>
        </w:rPr>
        <w:drawing>
          <wp:inline distT="114300" distB="114300" distL="114300" distR="114300" wp14:anchorId="6E40BD51" wp14:editId="44ABB447">
            <wp:extent cx="5500688" cy="57221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00688" cy="572219"/>
                    </a:xfrm>
                    <a:prstGeom prst="rect">
                      <a:avLst/>
                    </a:prstGeom>
                    <a:ln/>
                  </pic:spPr>
                </pic:pic>
              </a:graphicData>
            </a:graphic>
          </wp:inline>
        </w:drawing>
      </w:r>
      <w:r w:rsidRPr="00B92D10">
        <w:rPr>
          <w:rFonts w:ascii="Times New Roman" w:eastAsia="Times New Roman" w:hAnsi="Times New Roman"/>
          <w:color w:val="0D0D0D"/>
          <w:kern w:val="0"/>
          <w:sz w:val="22"/>
          <w:szCs w:val="22"/>
          <w:highlight w:val="white"/>
        </w:rPr>
        <w:t>(2)</w:t>
      </w:r>
    </w:p>
    <w:p w14:paraId="73D224B1" w14:textId="2780B43D"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in which </w:t>
      </w:r>
      <w:r w:rsidRPr="00DE2F90">
        <w:rPr>
          <w:rFonts w:ascii="Times New Roman" w:eastAsia="Times New Roman" w:hAnsi="Times New Roman"/>
          <w:i/>
          <w:kern w:val="0"/>
          <w:sz w:val="22"/>
          <w:szCs w:val="22"/>
          <w:highlight w:val="white"/>
        </w:rPr>
        <w:t>p</w:t>
      </w:r>
      <w:r w:rsidRPr="00DE2F90">
        <w:rPr>
          <w:rFonts w:ascii="Times New Roman" w:eastAsia="Times New Roman" w:hAnsi="Times New Roman"/>
          <w:i/>
          <w:kern w:val="0"/>
          <w:sz w:val="22"/>
          <w:szCs w:val="22"/>
          <w:highlight w:val="white"/>
          <w:vertAlign w:val="subscript"/>
        </w:rPr>
        <w:t>i</w:t>
      </w:r>
      <w:r w:rsidRPr="00DE2F90">
        <w:rPr>
          <w:rFonts w:ascii="Times New Roman" w:eastAsia="Times New Roman" w:hAnsi="Times New Roman"/>
          <w:kern w:val="0"/>
          <w:sz w:val="22"/>
          <w:szCs w:val="22"/>
          <w:highlight w:val="white"/>
        </w:rPr>
        <w:t xml:space="preserve"> is the proportion of authors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authors. And we calculated the Bayesian factor based on the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-value and sample size (Ly et al., 2018). In addition, we will also combine visualization and Bayesian multinomial tests (Yue et al., 2023) to test the national diversity by comparing the proportion of developed countries/developing countries/least developed countries to which </w:t>
      </w:r>
      <w:r w:rsidR="00260C57">
        <w:rPr>
          <w:rFonts w:ascii="Times New Roman" w:eastAsia="Times New Roman" w:hAnsi="Times New Roman"/>
          <w:i/>
          <w:iCs/>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first and corresponding author institutions belong.</w:t>
      </w:r>
    </w:p>
    <w:p w14:paraId="5662ADE9" w14:textId="0B661399" w:rsidR="007C532B"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the fourth question, whether the national diversity of authors in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is similar to the diversity of the world population. More s</w:t>
      </w:r>
      <w:r w:rsidRPr="00DE2F90">
        <w:rPr>
          <w:rFonts w:ascii="Times New Roman" w:eastAsia="Times New Roman" w:hAnsi="Times New Roman"/>
          <w:kern w:val="0"/>
          <w:sz w:val="21"/>
          <w:szCs w:val="21"/>
          <w:highlight w:val="white"/>
        </w:rPr>
        <w:t xml:space="preserve">pecifically, </w:t>
      </w:r>
      <w:r w:rsidRPr="00DE2F90">
        <w:rPr>
          <w:rFonts w:ascii="Times New Roman" w:eastAsia="Times New Roman" w:hAnsi="Times New Roman" w:hint="eastAsia"/>
          <w:kern w:val="0"/>
          <w:sz w:val="21"/>
          <w:szCs w:val="21"/>
          <w:highlight w:val="white"/>
        </w:rPr>
        <w:t>w</w:t>
      </w:r>
      <w:r w:rsidRPr="00DE2F90">
        <w:rPr>
          <w:rFonts w:ascii="Times New Roman" w:eastAsia="Times New Roman" w:hAnsi="Times New Roman"/>
          <w:kern w:val="0"/>
          <w:sz w:val="21"/>
          <w:szCs w:val="21"/>
          <w:highlight w:val="white"/>
        </w:rPr>
        <w:t>e w</w:t>
      </w:r>
      <w:r w:rsidRPr="00DE2F90">
        <w:rPr>
          <w:rFonts w:ascii="Times New Roman" w:eastAsia="Times New Roman" w:hAnsi="Times New Roman"/>
          <w:kern w:val="0"/>
          <w:sz w:val="22"/>
          <w:szCs w:val="22"/>
          <w:highlight w:val="white"/>
        </w:rPr>
        <w:t xml:space="preserve">ill visualize and compare the diversity for both all or leading authors of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and the world population. We also use Simpson's diversity index (Simpson, 194</w:t>
      </w:r>
      <w:r w:rsidRPr="00DE2F90">
        <w:rPr>
          <w:rFonts w:ascii="Times New Roman" w:eastAsia="Times New Roman" w:hAnsi="Times New Roman"/>
          <w:kern w:val="0"/>
          <w:sz w:val="21"/>
          <w:szCs w:val="21"/>
          <w:highlight w:val="white"/>
        </w:rPr>
        <w:t xml:space="preserve">9) </w:t>
      </w:r>
      <w:r w:rsidRPr="00DE2F90">
        <w:rPr>
          <w:rFonts w:ascii="Times New Roman" w:eastAsia="Times New Roman" w:hAnsi="Times New Roman"/>
          <w:kern w:val="0"/>
          <w:sz w:val="22"/>
          <w:szCs w:val="22"/>
          <w:highlight w:val="white"/>
        </w:rPr>
        <w:t xml:space="preserve">to quantify the world population diversity by country (in formula (1),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number of people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people). After calculating Simpson's indices for the world population, they are compared using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-test as implemented in R.</w:t>
      </w:r>
      <w:ins w:id="23" w:author="grit grit" w:date="2024-02-04T20:42:00Z">
        <w:r w:rsidR="006D1E1F" w:rsidRPr="006D1E1F">
          <w:rPr>
            <w:rFonts w:ascii="Times New Roman" w:eastAsia="Times New Roman" w:hAnsi="Times New Roman"/>
            <w:kern w:val="0"/>
            <w:sz w:val="22"/>
            <w:szCs w:val="22"/>
          </w:rPr>
          <w:t xml:space="preserve"> </w:t>
        </w:r>
        <w:r w:rsidR="006D1E1F" w:rsidRPr="00B029F4">
          <w:rPr>
            <w:rFonts w:ascii="Times New Roman" w:eastAsia="Times New Roman" w:hAnsi="Times New Roman"/>
            <w:kern w:val="0"/>
            <w:sz w:val="22"/>
            <w:szCs w:val="22"/>
          </w:rPr>
          <w:t xml:space="preserve">We will calculate the Bayesian factor based on the t-value and sample size, and the prior is a two-tailed Cauchy distribution with scale </w:t>
        </w:r>
        <w:r w:rsidR="006D1E1F" w:rsidRPr="00B029F4">
          <w:rPr>
            <w:rFonts w:ascii="Times New Roman" w:eastAsia="Times New Roman" w:hAnsi="Times New Roman"/>
            <w:i/>
            <w:iCs/>
            <w:kern w:val="0"/>
            <w:sz w:val="22"/>
            <w:szCs w:val="22"/>
          </w:rPr>
          <w:t>r</w:t>
        </w:r>
        <w:r w:rsidR="006D1E1F" w:rsidRPr="00B029F4">
          <w:rPr>
            <w:rFonts w:ascii="Times New Roman" w:eastAsia="Times New Roman" w:hAnsi="Times New Roman"/>
            <w:kern w:val="0"/>
            <w:sz w:val="22"/>
            <w:szCs w:val="22"/>
          </w:rPr>
          <w:t xml:space="preserve"> = 0.7</w:t>
        </w:r>
        <w:r w:rsidR="006D1E1F">
          <w:rPr>
            <w:rFonts w:ascii="Times New Roman" w:eastAsia="Times New Roman" w:hAnsi="Times New Roman"/>
            <w:kern w:val="0"/>
            <w:sz w:val="22"/>
            <w:szCs w:val="22"/>
          </w:rPr>
          <w:t>0</w:t>
        </w:r>
        <w:r w:rsidR="006D1E1F" w:rsidRPr="00B029F4">
          <w:rPr>
            <w:rFonts w:ascii="Times New Roman" w:eastAsia="Times New Roman" w:hAnsi="Times New Roman"/>
            <w:kern w:val="0"/>
            <w:sz w:val="22"/>
            <w:szCs w:val="22"/>
          </w:rPr>
          <w:t>7 (Ly et al., 2018)</w:t>
        </w:r>
      </w:ins>
      <w:r w:rsidRPr="00DE2F90">
        <w:rPr>
          <w:rFonts w:ascii="Times New Roman" w:eastAsia="Times New Roman" w:hAnsi="Times New Roman"/>
          <w:kern w:val="0"/>
          <w:sz w:val="22"/>
          <w:szCs w:val="22"/>
          <w:highlight w:val="white"/>
        </w:rPr>
        <w:t xml:space="preserve">. In addition, we will also combine visualization and Bayesian multinomial tests (Yue et al., 2023) to test the national diversity by comparing the proportion of developed countries/developing countries/least developed countries to which the leading author institutions of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and the world population belong.</w:t>
      </w:r>
      <w:r w:rsidR="007C532B" w:rsidRPr="00B92D10">
        <w:rPr>
          <w:rFonts w:ascii="Times New Roman" w:eastAsia="Times New Roman" w:hAnsi="Times New Roman"/>
          <w:kern w:val="0"/>
          <w:sz w:val="22"/>
          <w:szCs w:val="22"/>
          <w:highlight w:val="white"/>
        </w:rPr>
        <w:t xml:space="preserve"> </w:t>
      </w:r>
    </w:p>
    <w:p w14:paraId="22B6B311" w14:textId="77777777" w:rsidR="007C532B" w:rsidRPr="00987B63"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987B63">
        <w:rPr>
          <w:rFonts w:ascii="Times New Roman" w:eastAsia="Times New Roman" w:hAnsi="Times New Roman"/>
          <w:b/>
          <w:bCs/>
          <w:kern w:val="0"/>
          <w:sz w:val="22"/>
          <w:szCs w:val="22"/>
          <w:highlight w:val="white"/>
        </w:rPr>
        <w:t>2.3.3 Exploratory analyses</w:t>
      </w:r>
    </w:p>
    <w:p w14:paraId="7E63C825" w14:textId="3918EADA" w:rsidR="00D829AC" w:rsidRPr="00443847" w:rsidRDefault="00443847" w:rsidP="00443847">
      <w:pPr>
        <w:widowControl/>
        <w:spacing w:before="240" w:after="240" w:line="276" w:lineRule="auto"/>
        <w:ind w:firstLine="720"/>
        <w:jc w:val="left"/>
        <w:rPr>
          <w:rFonts w:ascii="Times New Roman" w:hAnsi="Times New Roman"/>
          <w:kern w:val="0"/>
          <w:sz w:val="22"/>
          <w:szCs w:val="22"/>
          <w:highlight w:val="white"/>
        </w:rPr>
      </w:pPr>
      <w:r w:rsidRPr="00443847">
        <w:rPr>
          <w:rFonts w:ascii="Times New Roman" w:eastAsia="Times New Roman" w:hAnsi="Times New Roman"/>
          <w:kern w:val="0"/>
          <w:sz w:val="22"/>
          <w:szCs w:val="22"/>
          <w:highlight w:val="white"/>
        </w:rPr>
        <w:t xml:space="preserve">To explore the impact of socioeconomic and cultural factors on the presence of a country in psychological research, we will further gather country-level socioeconomic and </w:t>
      </w:r>
      <w:r w:rsidRPr="00443847">
        <w:rPr>
          <w:rFonts w:ascii="Times New Roman" w:eastAsia="Times New Roman" w:hAnsi="Times New Roman"/>
          <w:kern w:val="0"/>
          <w:sz w:val="22"/>
          <w:szCs w:val="22"/>
          <w:highlight w:val="white"/>
        </w:rPr>
        <w:lastRenderedPageBreak/>
        <w:t xml:space="preserve">cultural factors and explore the relation between these factors and proportion of participants/authors in </w:t>
      </w:r>
      <w:r w:rsidR="00260C57">
        <w:rPr>
          <w:rFonts w:ascii="Times New Roman" w:eastAsia="Times New Roman" w:hAnsi="Times New Roman"/>
          <w:i/>
          <w:iCs/>
          <w:kern w:val="0"/>
          <w:sz w:val="22"/>
          <w:szCs w:val="22"/>
          <w:highlight w:val="white"/>
        </w:rPr>
        <w:t>PS2023</w:t>
      </w:r>
      <w:r w:rsidRPr="00443847">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Specifically, for socioeconomic factors, we will examine the following two factors: GDP per capita, R&amp;D investment, number of universities per 100,000 people, </w:t>
      </w:r>
      <w:r w:rsidRPr="00443847">
        <w:rPr>
          <w:rFonts w:ascii="Times New Roman" w:eastAsia="Times New Roman" w:hAnsi="Times New Roman"/>
          <w:bCs/>
          <w:kern w:val="0"/>
          <w:sz w:val="22"/>
          <w:szCs w:val="22"/>
          <w:highlight w:val="white"/>
        </w:rPr>
        <w:t>number of psychology researchers per 100,000 people, urbanization, average years of schooling,</w:t>
      </w:r>
      <w:r w:rsidRPr="00443847">
        <w:rPr>
          <w:rFonts w:ascii="Times New Roman" w:eastAsia="Times New Roman" w:hAnsi="Times New Roman"/>
          <w:kern w:val="0"/>
          <w:sz w:val="22"/>
          <w:szCs w:val="22"/>
          <w:highlight w:val="white"/>
        </w:rPr>
        <w:t xml:space="preserve"> globalization, and internet penetration rate; for cultural factors, we will examine the following cultural distance, linguistic distance, and language barriers (see Table 2). Because the dependent variable is proportional data based on count, </w:t>
      </w:r>
      <w:proofErr w:type="spellStart"/>
      <w:r w:rsidRPr="00443847">
        <w:rPr>
          <w:rFonts w:ascii="Times New Roman" w:eastAsia="Times New Roman" w:hAnsi="Times New Roman"/>
          <w:kern w:val="0"/>
          <w:sz w:val="22"/>
          <w:szCs w:val="22"/>
          <w:highlight w:val="white"/>
        </w:rPr>
        <w:t>overdispersed</w:t>
      </w:r>
      <w:proofErr w:type="spellEnd"/>
      <w:r w:rsidRPr="00443847">
        <w:rPr>
          <w:rFonts w:ascii="Times New Roman" w:eastAsia="Times New Roman" w:hAnsi="Times New Roman"/>
          <w:kern w:val="0"/>
          <w:sz w:val="22"/>
          <w:szCs w:val="22"/>
          <w:highlight w:val="white"/>
        </w:rPr>
        <w:t xml:space="preserve">, and contains a large number of zeros, we will use </w:t>
      </w:r>
      <w:bookmarkStart w:id="24" w:name="_Hlk157821553"/>
      <w:r w:rsidRPr="00443847">
        <w:rPr>
          <w:rFonts w:ascii="Times New Roman" w:eastAsia="Times New Roman" w:hAnsi="Times New Roman"/>
          <w:kern w:val="0"/>
          <w:sz w:val="22"/>
          <w:szCs w:val="22"/>
          <w:highlight w:val="white"/>
        </w:rPr>
        <w:t>Bayesian zero-inflated beta-binomial regression model</w:t>
      </w:r>
      <w:bookmarkEnd w:id="24"/>
      <w:r w:rsidRPr="00443847">
        <w:rPr>
          <w:rFonts w:ascii="Times New Roman" w:eastAsia="Times New Roman" w:hAnsi="Times New Roman"/>
          <w:kern w:val="0"/>
          <w:sz w:val="22"/>
          <w:szCs w:val="22"/>
          <w:highlight w:val="white"/>
        </w:rPr>
        <w:t xml:space="preserve"> for these analysis (Douma and Weedon, 2019), vias the R package </w:t>
      </w:r>
      <w:r w:rsidRPr="00443847">
        <w:rPr>
          <w:rFonts w:ascii="Times New Roman" w:eastAsia="Times New Roman" w:hAnsi="Times New Roman"/>
          <w:i/>
          <w:kern w:val="0"/>
          <w:sz w:val="22"/>
          <w:szCs w:val="22"/>
          <w:highlight w:val="white"/>
        </w:rPr>
        <w:t xml:space="preserve">brms </w:t>
      </w:r>
      <w:r w:rsidRPr="00443847">
        <w:rPr>
          <w:rFonts w:ascii="Times New Roman" w:eastAsia="Times New Roman" w:hAnsi="Times New Roman"/>
          <w:kern w:val="0"/>
          <w:sz w:val="22"/>
          <w:szCs w:val="22"/>
          <w:highlight w:val="white"/>
        </w:rPr>
        <w:t>(</w:t>
      </w:r>
      <w:proofErr w:type="spellStart"/>
      <w:r w:rsidRPr="00443847">
        <w:rPr>
          <w:rFonts w:ascii="Times New Roman" w:eastAsia="Times New Roman" w:hAnsi="Times New Roman"/>
          <w:kern w:val="0"/>
          <w:sz w:val="22"/>
          <w:szCs w:val="22"/>
          <w:highlight w:val="white"/>
        </w:rPr>
        <w:t>Bürkner</w:t>
      </w:r>
      <w:proofErr w:type="spellEnd"/>
      <w:r w:rsidRPr="00443847">
        <w:rPr>
          <w:rFonts w:ascii="Times New Roman" w:eastAsia="Times New Roman" w:hAnsi="Times New Roman"/>
          <w:kern w:val="0"/>
          <w:sz w:val="22"/>
          <w:szCs w:val="22"/>
          <w:highlight w:val="white"/>
        </w:rPr>
        <w:t xml:space="preserve">, 2017). </w:t>
      </w:r>
      <w:ins w:id="25" w:author="grit grit" w:date="2024-02-04T20:41:00Z">
        <w:r w:rsidR="006D1E1F" w:rsidRPr="006D1E1F">
          <w:rPr>
            <w:rFonts w:ascii="Times New Roman" w:eastAsia="Times New Roman" w:hAnsi="Times New Roman"/>
            <w:kern w:val="0"/>
            <w:sz w:val="22"/>
            <w:szCs w:val="22"/>
          </w:rPr>
          <w:t xml:space="preserve">Since the </w:t>
        </w:r>
        <w:r w:rsidR="006D1E1F" w:rsidRPr="006D1E1F">
          <w:rPr>
            <w:rFonts w:ascii="Times New Roman" w:eastAsia="Times New Roman" w:hAnsi="Times New Roman"/>
            <w:i/>
            <w:iCs/>
            <w:kern w:val="0"/>
            <w:sz w:val="22"/>
            <w:szCs w:val="22"/>
          </w:rPr>
          <w:t>b</w:t>
        </w:r>
        <w:r w:rsidR="006D1E1F" w:rsidRPr="006D1E1F">
          <w:rPr>
            <w:rFonts w:ascii="Times New Roman" w:eastAsia="Times New Roman" w:hAnsi="Times New Roman"/>
            <w:kern w:val="0"/>
            <w:sz w:val="22"/>
            <w:szCs w:val="22"/>
          </w:rPr>
          <w:t xml:space="preserve"> coefficient usually has a flat prior, we </w:t>
        </w:r>
        <w:r w:rsidR="006D1E1F">
          <w:rPr>
            <w:rFonts w:ascii="Times New Roman" w:eastAsia="Times New Roman" w:hAnsi="Times New Roman"/>
            <w:kern w:val="0"/>
            <w:sz w:val="22"/>
            <w:szCs w:val="22"/>
          </w:rPr>
          <w:t xml:space="preserve">will </w:t>
        </w:r>
        <w:r w:rsidR="006D1E1F" w:rsidRPr="006D1E1F">
          <w:rPr>
            <w:rFonts w:ascii="Times New Roman" w:eastAsia="Times New Roman" w:hAnsi="Times New Roman"/>
            <w:kern w:val="0"/>
            <w:sz w:val="22"/>
            <w:szCs w:val="22"/>
          </w:rPr>
          <w:t xml:space="preserve">set the </w:t>
        </w:r>
        <w:r w:rsidR="006D1E1F" w:rsidRPr="006D1E1F">
          <w:rPr>
            <w:rFonts w:ascii="Times New Roman" w:eastAsia="Times New Roman" w:hAnsi="Times New Roman"/>
            <w:i/>
            <w:iCs/>
            <w:kern w:val="0"/>
            <w:sz w:val="22"/>
            <w:szCs w:val="22"/>
          </w:rPr>
          <w:t>b</w:t>
        </w:r>
        <w:r w:rsidR="006D1E1F" w:rsidRPr="006D1E1F">
          <w:rPr>
            <w:rFonts w:ascii="Times New Roman" w:eastAsia="Times New Roman" w:hAnsi="Times New Roman"/>
            <w:kern w:val="0"/>
            <w:sz w:val="22"/>
            <w:szCs w:val="22"/>
          </w:rPr>
          <w:t xml:space="preserve"> to a normal distribution with a mean of 0 and a standard deviation of 1</w:t>
        </w:r>
        <w:r w:rsidR="006D1E1F">
          <w:rPr>
            <w:rFonts w:ascii="Times New Roman" w:eastAsia="Times New Roman" w:hAnsi="Times New Roman"/>
            <w:kern w:val="0"/>
            <w:sz w:val="22"/>
            <w:szCs w:val="22"/>
          </w:rPr>
          <w:t xml:space="preserve"> in </w:t>
        </w:r>
        <w:r w:rsidR="006D1E1F" w:rsidRPr="006D1E1F">
          <w:rPr>
            <w:rFonts w:ascii="Times New Roman" w:eastAsia="Times New Roman" w:hAnsi="Times New Roman"/>
            <w:kern w:val="0"/>
            <w:sz w:val="22"/>
            <w:szCs w:val="22"/>
          </w:rPr>
          <w:t>prior</w:t>
        </w:r>
      </w:ins>
      <w:ins w:id="26" w:author="grit grit" w:date="2024-02-05T04:56:00Z">
        <w:r w:rsidR="008A252E">
          <w:rPr>
            <w:rFonts w:ascii="Times New Roman" w:eastAsia="Times New Roman" w:hAnsi="Times New Roman"/>
            <w:kern w:val="0"/>
            <w:sz w:val="22"/>
            <w:szCs w:val="22"/>
          </w:rPr>
          <w:t xml:space="preserve"> </w:t>
        </w:r>
        <w:r w:rsidR="008A252E" w:rsidRPr="008A252E">
          <w:rPr>
            <w:rFonts w:ascii="Times New Roman" w:eastAsia="Times New Roman" w:hAnsi="Times New Roman"/>
            <w:kern w:val="0"/>
            <w:sz w:val="22"/>
            <w:szCs w:val="22"/>
          </w:rPr>
          <w:t>distribution</w:t>
        </w:r>
        <w:r w:rsidR="008A252E">
          <w:t xml:space="preserve"> </w:t>
        </w:r>
      </w:ins>
      <w:ins w:id="27" w:author="grit grit" w:date="2024-02-04T20:41:00Z">
        <w:r w:rsidR="006D1E1F" w:rsidRPr="006D1E1F">
          <w:rPr>
            <w:rFonts w:ascii="Times New Roman" w:eastAsia="Times New Roman" w:hAnsi="Times New Roman"/>
            <w:kern w:val="0"/>
            <w:sz w:val="22"/>
            <w:szCs w:val="22"/>
          </w:rPr>
          <w:t>(Heiss, 2021)</w:t>
        </w:r>
      </w:ins>
      <w:ins w:id="28" w:author="grit grit" w:date="2024-02-05T04:56:00Z">
        <w:r w:rsidR="00060B23">
          <w:rPr>
            <w:rFonts w:ascii="Times New Roman" w:eastAsia="Times New Roman" w:hAnsi="Times New Roman"/>
            <w:kern w:val="0"/>
            <w:sz w:val="22"/>
            <w:szCs w:val="22"/>
          </w:rPr>
          <w:t>, and</w:t>
        </w:r>
        <w:r w:rsidR="00060B23" w:rsidRPr="006D1E1F">
          <w:rPr>
            <w:rFonts w:ascii="Times New Roman" w:eastAsia="Times New Roman" w:hAnsi="Times New Roman"/>
            <w:kern w:val="0"/>
            <w:sz w:val="22"/>
            <w:szCs w:val="22"/>
          </w:rPr>
          <w:t xml:space="preserve"> intercept uses the default prior.</w:t>
        </w:r>
      </w:ins>
    </w:p>
    <w:p w14:paraId="06156545" w14:textId="6A4EDBE2" w:rsidR="001809CB" w:rsidRPr="00BB650A"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Table 2. Country level socioeconomic and cultural variables and corresponding data source</w:t>
      </w:r>
    </w:p>
    <w:tbl>
      <w:tblPr>
        <w:tblStyle w:val="ae"/>
        <w:tblW w:w="0" w:type="auto"/>
        <w:tblLook w:val="04A0" w:firstRow="1" w:lastRow="0" w:firstColumn="1" w:lastColumn="0" w:noHBand="0" w:noVBand="1"/>
      </w:tblPr>
      <w:tblGrid>
        <w:gridCol w:w="2693"/>
        <w:gridCol w:w="5613"/>
      </w:tblGrid>
      <w:tr w:rsidR="00B47A71" w:rsidRPr="00B47A71" w14:paraId="21479D7E" w14:textId="77777777" w:rsidTr="00B47A71">
        <w:trPr>
          <w:trHeight w:val="365"/>
        </w:trPr>
        <w:tc>
          <w:tcPr>
            <w:tcW w:w="0" w:type="auto"/>
            <w:tcBorders>
              <w:top w:val="single" w:sz="8" w:space="0" w:color="000000"/>
              <w:left w:val="nil"/>
              <w:bottom w:val="single" w:sz="8" w:space="0" w:color="000000"/>
              <w:right w:val="nil"/>
            </w:tcBorders>
          </w:tcPr>
          <w:p w14:paraId="0E4057EE" w14:textId="77777777" w:rsidR="00B47A71" w:rsidRPr="00B47A71" w:rsidRDefault="00B47A71" w:rsidP="00850261">
            <w:pPr>
              <w:widowControl/>
              <w:spacing w:line="276" w:lineRule="auto"/>
              <w:jc w:val="left"/>
              <w:rPr>
                <w:rFonts w:ascii="Times New Roman" w:eastAsia="Times New Roman" w:hAnsi="Times New Roman"/>
                <w:b/>
                <w:bCs/>
                <w:kern w:val="0"/>
                <w:sz w:val="21"/>
                <w:szCs w:val="21"/>
                <w:highlight w:val="white"/>
                <w:lang w:val="zh-CN"/>
              </w:rPr>
            </w:pPr>
            <w:r w:rsidRPr="00B47A71">
              <w:rPr>
                <w:rFonts w:ascii="Times New Roman" w:hAnsi="Times New Roman"/>
                <w:b/>
                <w:bCs/>
                <w:sz w:val="21"/>
                <w:szCs w:val="21"/>
              </w:rPr>
              <w:t>Country-level variable</w:t>
            </w:r>
          </w:p>
        </w:tc>
        <w:tc>
          <w:tcPr>
            <w:tcW w:w="0" w:type="auto"/>
            <w:tcBorders>
              <w:top w:val="single" w:sz="8" w:space="0" w:color="000000"/>
              <w:left w:val="nil"/>
              <w:bottom w:val="single" w:sz="8" w:space="0" w:color="000000"/>
              <w:right w:val="nil"/>
            </w:tcBorders>
          </w:tcPr>
          <w:p w14:paraId="557A0526" w14:textId="253867DD" w:rsidR="00B47A71" w:rsidRPr="00B47A71" w:rsidRDefault="00B47A71" w:rsidP="00850261">
            <w:pPr>
              <w:widowControl/>
              <w:spacing w:line="276" w:lineRule="auto"/>
              <w:jc w:val="left"/>
              <w:rPr>
                <w:rFonts w:ascii="Times New Roman" w:eastAsia="Times New Roman" w:hAnsi="Times New Roman"/>
                <w:b/>
                <w:bCs/>
                <w:kern w:val="0"/>
                <w:sz w:val="21"/>
                <w:szCs w:val="21"/>
                <w:highlight w:val="white"/>
                <w:lang w:val="zh-CN"/>
              </w:rPr>
            </w:pPr>
            <w:r w:rsidRPr="00B47A71">
              <w:rPr>
                <w:rFonts w:ascii="Times New Roman" w:hAnsi="Times New Roman"/>
                <w:b/>
                <w:bCs/>
                <w:sz w:val="21"/>
                <w:szCs w:val="21"/>
              </w:rPr>
              <w:t>Data</w:t>
            </w:r>
          </w:p>
        </w:tc>
      </w:tr>
      <w:tr w:rsidR="00B47A71" w:rsidRPr="00B47A71" w14:paraId="11E5B0DD" w14:textId="77777777" w:rsidTr="00B47A71">
        <w:trPr>
          <w:trHeight w:val="399"/>
        </w:trPr>
        <w:tc>
          <w:tcPr>
            <w:tcW w:w="0" w:type="auto"/>
            <w:tcBorders>
              <w:top w:val="nil"/>
              <w:left w:val="nil"/>
              <w:bottom w:val="nil"/>
              <w:right w:val="nil"/>
            </w:tcBorders>
          </w:tcPr>
          <w:p w14:paraId="5371A956"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GDP per capita</w:t>
            </w:r>
          </w:p>
        </w:tc>
        <w:tc>
          <w:tcPr>
            <w:tcW w:w="0" w:type="auto"/>
            <w:tcBorders>
              <w:top w:val="nil"/>
              <w:left w:val="nil"/>
              <w:bottom w:val="nil"/>
              <w:right w:val="nil"/>
            </w:tcBorders>
          </w:tcPr>
          <w:p w14:paraId="4A7A3BC8" w14:textId="3521E40C"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GDP per capita (from The World Bank, 2022a)</w:t>
            </w:r>
          </w:p>
        </w:tc>
      </w:tr>
      <w:tr w:rsidR="00B47A71" w:rsidRPr="00B47A71" w14:paraId="0727E147" w14:textId="77777777" w:rsidTr="00B47A71">
        <w:trPr>
          <w:trHeight w:val="722"/>
        </w:trPr>
        <w:tc>
          <w:tcPr>
            <w:tcW w:w="0" w:type="auto"/>
            <w:tcBorders>
              <w:top w:val="nil"/>
              <w:left w:val="nil"/>
              <w:bottom w:val="nil"/>
              <w:right w:val="nil"/>
            </w:tcBorders>
          </w:tcPr>
          <w:p w14:paraId="33BEC38F"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R&amp;D investment</w:t>
            </w:r>
          </w:p>
        </w:tc>
        <w:tc>
          <w:tcPr>
            <w:tcW w:w="0" w:type="auto"/>
            <w:tcBorders>
              <w:top w:val="nil"/>
              <w:left w:val="nil"/>
              <w:bottom w:val="nil"/>
              <w:right w:val="nil"/>
            </w:tcBorders>
          </w:tcPr>
          <w:p w14:paraId="38612469" w14:textId="0378F0FD"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Research expenditure as a share of GDP (from UNESCO, 2021b)</w:t>
            </w:r>
          </w:p>
        </w:tc>
      </w:tr>
      <w:tr w:rsidR="00B47A71" w:rsidRPr="00B47A71" w14:paraId="4D0200C6" w14:textId="77777777" w:rsidTr="00B47A71">
        <w:trPr>
          <w:trHeight w:val="705"/>
        </w:trPr>
        <w:tc>
          <w:tcPr>
            <w:tcW w:w="0" w:type="auto"/>
            <w:tcBorders>
              <w:top w:val="nil"/>
              <w:left w:val="nil"/>
              <w:bottom w:val="nil"/>
              <w:right w:val="nil"/>
            </w:tcBorders>
          </w:tcPr>
          <w:p w14:paraId="1FFA24C2" w14:textId="6ED97E5C"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Globalization level</w:t>
            </w:r>
          </w:p>
        </w:tc>
        <w:tc>
          <w:tcPr>
            <w:tcW w:w="0" w:type="auto"/>
            <w:tcBorders>
              <w:top w:val="nil"/>
              <w:left w:val="nil"/>
              <w:bottom w:val="nil"/>
              <w:right w:val="nil"/>
            </w:tcBorders>
          </w:tcPr>
          <w:p w14:paraId="5A60E747" w14:textId="42823298"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Globalization index</w:t>
            </w:r>
            <w:r w:rsidR="007A6D52">
              <w:rPr>
                <w:rFonts w:ascii="Times New Roman" w:hAnsi="Times New Roman"/>
                <w:sz w:val="21"/>
                <w:szCs w:val="21"/>
              </w:rPr>
              <w:t xml:space="preserve"> </w:t>
            </w:r>
            <w:r w:rsidRPr="00B47A71">
              <w:rPr>
                <w:rFonts w:ascii="Times New Roman" w:hAnsi="Times New Roman"/>
                <w:sz w:val="21"/>
                <w:szCs w:val="21"/>
              </w:rPr>
              <w:t>(from KOF Swiss Economic Institute, 2022)</w:t>
            </w:r>
          </w:p>
        </w:tc>
      </w:tr>
      <w:tr w:rsidR="00B47A71" w:rsidRPr="00B47A71" w14:paraId="4D8AC898" w14:textId="77777777" w:rsidTr="00B47A71">
        <w:trPr>
          <w:trHeight w:val="714"/>
        </w:trPr>
        <w:tc>
          <w:tcPr>
            <w:tcW w:w="0" w:type="auto"/>
            <w:tcBorders>
              <w:top w:val="nil"/>
              <w:left w:val="nil"/>
              <w:bottom w:val="nil"/>
              <w:right w:val="nil"/>
            </w:tcBorders>
          </w:tcPr>
          <w:p w14:paraId="60E4949A"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Number of universities per capita</w:t>
            </w:r>
          </w:p>
        </w:tc>
        <w:tc>
          <w:tcPr>
            <w:tcW w:w="0" w:type="auto"/>
            <w:tcBorders>
              <w:top w:val="nil"/>
              <w:left w:val="nil"/>
              <w:bottom w:val="nil"/>
              <w:right w:val="nil"/>
            </w:tcBorders>
          </w:tcPr>
          <w:p w14:paraId="3C25CEA2" w14:textId="0A0C7CC5"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 xml:space="preserve">Number of universities per 100,000 people (from </w:t>
            </w:r>
            <w:bookmarkStart w:id="29" w:name="_Hlk157347767"/>
            <w:r w:rsidRPr="00B47A71">
              <w:rPr>
                <w:rFonts w:ascii="Times New Roman" w:hAnsi="Times New Roman"/>
                <w:sz w:val="21"/>
                <w:szCs w:val="21"/>
              </w:rPr>
              <w:t>Webometrics Ranking of World Universities, 2023</w:t>
            </w:r>
            <w:bookmarkEnd w:id="29"/>
            <w:r w:rsidRPr="00B47A71">
              <w:rPr>
                <w:rFonts w:ascii="Times New Roman" w:hAnsi="Times New Roman"/>
                <w:sz w:val="21"/>
                <w:szCs w:val="21"/>
              </w:rPr>
              <w:t>)</w:t>
            </w:r>
          </w:p>
        </w:tc>
      </w:tr>
      <w:tr w:rsidR="00B47A71" w:rsidRPr="00B47A71" w14:paraId="4F96B057" w14:textId="77777777" w:rsidTr="00B47A71">
        <w:trPr>
          <w:trHeight w:val="980"/>
        </w:trPr>
        <w:tc>
          <w:tcPr>
            <w:tcW w:w="0" w:type="auto"/>
            <w:tcBorders>
              <w:top w:val="nil"/>
              <w:left w:val="nil"/>
              <w:bottom w:val="nil"/>
              <w:right w:val="nil"/>
            </w:tcBorders>
          </w:tcPr>
          <w:p w14:paraId="603E5A97" w14:textId="77777777" w:rsidR="00B47A71" w:rsidRPr="00B47A71" w:rsidRDefault="00B47A71" w:rsidP="00850261">
            <w:pPr>
              <w:widowControl/>
              <w:spacing w:line="276" w:lineRule="auto"/>
              <w:jc w:val="left"/>
              <w:rPr>
                <w:rFonts w:ascii="Times New Roman" w:eastAsia="Times New Roman" w:hAnsi="Times New Roman"/>
                <w:kern w:val="0"/>
                <w:sz w:val="21"/>
                <w:szCs w:val="21"/>
              </w:rPr>
            </w:pPr>
            <w:r w:rsidRPr="00B47A71">
              <w:rPr>
                <w:rFonts w:ascii="Times New Roman" w:hAnsi="Times New Roman"/>
                <w:sz w:val="21"/>
                <w:szCs w:val="21"/>
              </w:rPr>
              <w:t>Number of psychology researchers per capita</w:t>
            </w:r>
          </w:p>
        </w:tc>
        <w:tc>
          <w:tcPr>
            <w:tcW w:w="0" w:type="auto"/>
            <w:tcBorders>
              <w:top w:val="nil"/>
              <w:left w:val="nil"/>
              <w:bottom w:val="nil"/>
              <w:right w:val="nil"/>
            </w:tcBorders>
          </w:tcPr>
          <w:p w14:paraId="532637DC" w14:textId="02618909" w:rsidR="00B47A71" w:rsidRPr="00B47A71" w:rsidRDefault="00B47A71" w:rsidP="00850261">
            <w:pPr>
              <w:widowControl/>
              <w:spacing w:line="276" w:lineRule="auto"/>
              <w:jc w:val="left"/>
              <w:rPr>
                <w:rFonts w:ascii="Times New Roman" w:eastAsia="Times New Roman" w:hAnsi="Times New Roman"/>
                <w:kern w:val="0"/>
                <w:sz w:val="21"/>
                <w:szCs w:val="21"/>
              </w:rPr>
            </w:pPr>
            <w:r w:rsidRPr="00B47A71">
              <w:rPr>
                <w:rFonts w:ascii="Times New Roman" w:hAnsi="Times New Roman"/>
                <w:sz w:val="21"/>
                <w:szCs w:val="21"/>
              </w:rPr>
              <w:t xml:space="preserve">Number of psychology researchers per 100,000 people (from </w:t>
            </w:r>
            <w:bookmarkStart w:id="30" w:name="_Hlk157347924"/>
            <w:r w:rsidRPr="00B47A71">
              <w:rPr>
                <w:rFonts w:ascii="Times New Roman" w:hAnsi="Times New Roman"/>
                <w:sz w:val="21"/>
                <w:szCs w:val="21"/>
              </w:rPr>
              <w:t>International Union of Psychological consists, 2023</w:t>
            </w:r>
            <w:bookmarkEnd w:id="30"/>
            <w:r w:rsidRPr="00B47A71">
              <w:rPr>
                <w:rFonts w:ascii="Times New Roman" w:hAnsi="Times New Roman"/>
                <w:sz w:val="21"/>
                <w:szCs w:val="21"/>
              </w:rPr>
              <w:t>)</w:t>
            </w:r>
          </w:p>
        </w:tc>
      </w:tr>
      <w:tr w:rsidR="00B47A71" w:rsidRPr="00B47A71" w14:paraId="09047D0D" w14:textId="77777777" w:rsidTr="00B47A71">
        <w:trPr>
          <w:trHeight w:val="427"/>
        </w:trPr>
        <w:tc>
          <w:tcPr>
            <w:tcW w:w="0" w:type="auto"/>
            <w:tcBorders>
              <w:top w:val="nil"/>
              <w:left w:val="nil"/>
              <w:bottom w:val="nil"/>
              <w:right w:val="nil"/>
            </w:tcBorders>
          </w:tcPr>
          <w:p w14:paraId="62F7D970" w14:textId="5E4D5CC6" w:rsidR="00B47A71" w:rsidRPr="00B47A71" w:rsidRDefault="00B47A71" w:rsidP="00850261">
            <w:pPr>
              <w:widowControl/>
              <w:spacing w:line="276" w:lineRule="auto"/>
              <w:jc w:val="left"/>
              <w:rPr>
                <w:rFonts w:ascii="Times New Roman" w:eastAsia="Times New Roman" w:hAnsi="Times New Roman"/>
                <w:kern w:val="0"/>
                <w:sz w:val="21"/>
                <w:szCs w:val="21"/>
                <w:lang w:val="zh-CN"/>
              </w:rPr>
            </w:pPr>
            <w:r w:rsidRPr="00B47A71">
              <w:rPr>
                <w:rFonts w:ascii="Times New Roman" w:hAnsi="Times New Roman"/>
                <w:sz w:val="21"/>
                <w:szCs w:val="21"/>
              </w:rPr>
              <w:t>Urbanization level</w:t>
            </w:r>
          </w:p>
        </w:tc>
        <w:tc>
          <w:tcPr>
            <w:tcW w:w="0" w:type="auto"/>
            <w:tcBorders>
              <w:top w:val="nil"/>
              <w:left w:val="nil"/>
              <w:bottom w:val="nil"/>
              <w:right w:val="nil"/>
            </w:tcBorders>
          </w:tcPr>
          <w:p w14:paraId="595D83BD" w14:textId="7B6B0AE2" w:rsidR="00B47A71" w:rsidRPr="00B47A71" w:rsidRDefault="00B47A71" w:rsidP="00850261">
            <w:pPr>
              <w:widowControl/>
              <w:spacing w:line="276" w:lineRule="auto"/>
              <w:jc w:val="left"/>
              <w:rPr>
                <w:rFonts w:ascii="Times New Roman" w:eastAsia="Times New Roman" w:hAnsi="Times New Roman"/>
                <w:kern w:val="0"/>
                <w:sz w:val="21"/>
                <w:szCs w:val="21"/>
              </w:rPr>
            </w:pPr>
            <w:r w:rsidRPr="00B47A71">
              <w:rPr>
                <w:rFonts w:ascii="Times New Roman" w:hAnsi="Times New Roman"/>
                <w:sz w:val="21"/>
                <w:szCs w:val="21"/>
              </w:rPr>
              <w:t>Proportion of urban population (from The World Bank, 2022b)</w:t>
            </w:r>
          </w:p>
        </w:tc>
      </w:tr>
      <w:tr w:rsidR="00B47A71" w:rsidRPr="00B47A71" w14:paraId="626ABD9B" w14:textId="77777777" w:rsidTr="00B47A71">
        <w:trPr>
          <w:trHeight w:val="717"/>
        </w:trPr>
        <w:tc>
          <w:tcPr>
            <w:tcW w:w="0" w:type="auto"/>
            <w:tcBorders>
              <w:top w:val="nil"/>
              <w:left w:val="nil"/>
              <w:bottom w:val="nil"/>
              <w:right w:val="nil"/>
            </w:tcBorders>
          </w:tcPr>
          <w:p w14:paraId="0C3E1A4B"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Average years of schooling</w:t>
            </w:r>
          </w:p>
        </w:tc>
        <w:tc>
          <w:tcPr>
            <w:tcW w:w="0" w:type="auto"/>
            <w:tcBorders>
              <w:top w:val="nil"/>
              <w:left w:val="nil"/>
              <w:bottom w:val="nil"/>
              <w:right w:val="nil"/>
            </w:tcBorders>
          </w:tcPr>
          <w:p w14:paraId="4583560F" w14:textId="1FBEC7F2"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Average years of formal education for individuals aged 15-64 (from Our World in Data, 2023)</w:t>
            </w:r>
          </w:p>
        </w:tc>
      </w:tr>
      <w:tr w:rsidR="00B47A71" w:rsidRPr="00B47A71" w14:paraId="2B482236" w14:textId="77777777" w:rsidTr="00B47A71">
        <w:trPr>
          <w:trHeight w:val="698"/>
        </w:trPr>
        <w:tc>
          <w:tcPr>
            <w:tcW w:w="0" w:type="auto"/>
            <w:tcBorders>
              <w:top w:val="nil"/>
              <w:left w:val="nil"/>
              <w:bottom w:val="nil"/>
              <w:right w:val="nil"/>
            </w:tcBorders>
          </w:tcPr>
          <w:p w14:paraId="33F8BEF2"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Internet penetration rate</w:t>
            </w:r>
          </w:p>
        </w:tc>
        <w:tc>
          <w:tcPr>
            <w:tcW w:w="0" w:type="auto"/>
            <w:tcBorders>
              <w:top w:val="nil"/>
              <w:left w:val="nil"/>
              <w:bottom w:val="nil"/>
              <w:right w:val="nil"/>
            </w:tcBorders>
          </w:tcPr>
          <w:p w14:paraId="68C2295F" w14:textId="23EBD2A8"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Proportion of population using the internet (from The World Bank, 2022c)</w:t>
            </w:r>
          </w:p>
        </w:tc>
      </w:tr>
      <w:tr w:rsidR="00B47A71" w:rsidRPr="00B47A71" w14:paraId="122EA1AE" w14:textId="77777777" w:rsidTr="00B47A71">
        <w:trPr>
          <w:trHeight w:val="722"/>
        </w:trPr>
        <w:tc>
          <w:tcPr>
            <w:tcW w:w="0" w:type="auto"/>
            <w:tcBorders>
              <w:top w:val="nil"/>
              <w:left w:val="nil"/>
              <w:bottom w:val="nil"/>
              <w:right w:val="nil"/>
            </w:tcBorders>
          </w:tcPr>
          <w:p w14:paraId="09553595" w14:textId="7FF55A94"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Cultural distance from the United States</w:t>
            </w:r>
          </w:p>
        </w:tc>
        <w:tc>
          <w:tcPr>
            <w:tcW w:w="0" w:type="auto"/>
            <w:tcBorders>
              <w:top w:val="nil"/>
              <w:left w:val="nil"/>
              <w:bottom w:val="nil"/>
              <w:right w:val="nil"/>
            </w:tcBorders>
          </w:tcPr>
          <w:p w14:paraId="24F53EF1" w14:textId="5711EC44"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 xml:space="preserve">Cultural distance from the United States (from </w:t>
            </w:r>
            <w:proofErr w:type="spellStart"/>
            <w:r w:rsidRPr="00B47A71">
              <w:rPr>
                <w:rFonts w:ascii="Times New Roman" w:hAnsi="Times New Roman"/>
                <w:sz w:val="21"/>
                <w:szCs w:val="21"/>
              </w:rPr>
              <w:t>Muthkrishna</w:t>
            </w:r>
            <w:proofErr w:type="spellEnd"/>
            <w:r w:rsidRPr="00B47A71">
              <w:rPr>
                <w:rFonts w:ascii="Times New Roman" w:hAnsi="Times New Roman"/>
                <w:sz w:val="21"/>
                <w:szCs w:val="21"/>
              </w:rPr>
              <w:t xml:space="preserve"> et al., 2020)</w:t>
            </w:r>
          </w:p>
        </w:tc>
      </w:tr>
      <w:tr w:rsidR="00B47A71" w:rsidRPr="00B47A71" w14:paraId="49D73B75" w14:textId="77777777" w:rsidTr="00B47A71">
        <w:trPr>
          <w:trHeight w:val="704"/>
        </w:trPr>
        <w:tc>
          <w:tcPr>
            <w:tcW w:w="0" w:type="auto"/>
            <w:tcBorders>
              <w:top w:val="nil"/>
              <w:left w:val="nil"/>
              <w:bottom w:val="nil"/>
              <w:right w:val="nil"/>
            </w:tcBorders>
          </w:tcPr>
          <w:p w14:paraId="21FD5479" w14:textId="02A0E30B"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 xml:space="preserve">Linguistic distance from the United States </w:t>
            </w:r>
          </w:p>
        </w:tc>
        <w:tc>
          <w:tcPr>
            <w:tcW w:w="0" w:type="auto"/>
            <w:tcBorders>
              <w:top w:val="nil"/>
              <w:left w:val="nil"/>
              <w:bottom w:val="nil"/>
              <w:right w:val="nil"/>
            </w:tcBorders>
          </w:tcPr>
          <w:p w14:paraId="0E9E6BA5" w14:textId="0F909589"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Linguistic distance from the United States (from Melitz &amp; Toubal, 2014)</w:t>
            </w:r>
          </w:p>
        </w:tc>
      </w:tr>
      <w:tr w:rsidR="00B47A71" w:rsidRPr="00B47A71" w14:paraId="0151599F" w14:textId="77777777" w:rsidTr="00B47A71">
        <w:tc>
          <w:tcPr>
            <w:tcW w:w="0" w:type="auto"/>
            <w:tcBorders>
              <w:top w:val="nil"/>
              <w:left w:val="nil"/>
              <w:bottom w:val="single" w:sz="8" w:space="0" w:color="000000"/>
              <w:right w:val="nil"/>
            </w:tcBorders>
          </w:tcPr>
          <w:p w14:paraId="6110D40A" w14:textId="7132D976"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English proficiency</w:t>
            </w:r>
          </w:p>
        </w:tc>
        <w:tc>
          <w:tcPr>
            <w:tcW w:w="0" w:type="auto"/>
            <w:tcBorders>
              <w:top w:val="nil"/>
              <w:left w:val="nil"/>
              <w:bottom w:val="single" w:sz="8" w:space="0" w:color="000000"/>
              <w:right w:val="nil"/>
            </w:tcBorders>
          </w:tcPr>
          <w:p w14:paraId="5DA369FC" w14:textId="3C686FC8"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English proficiency rank (from Education First, 2022)</w:t>
            </w:r>
          </w:p>
        </w:tc>
      </w:tr>
    </w:tbl>
    <w:p w14:paraId="1127AE85" w14:textId="6E564D9B" w:rsidR="007C532B" w:rsidRPr="00BB650A" w:rsidRDefault="0026275F" w:rsidP="007C532B">
      <w:pPr>
        <w:widowControl/>
        <w:spacing w:before="240" w:after="240" w:line="276" w:lineRule="auto"/>
        <w:jc w:val="left"/>
        <w:rPr>
          <w:rFonts w:ascii="Times New Roman" w:hAnsi="Times New Roman"/>
          <w:b/>
          <w:kern w:val="0"/>
          <w:szCs w:val="24"/>
          <w:highlight w:val="white"/>
        </w:rPr>
      </w:pPr>
      <w:r w:rsidRPr="00B47A71">
        <w:rPr>
          <w:rFonts w:ascii="Times New Roman" w:hAnsi="Times New Roman" w:hint="eastAsia"/>
          <w:b/>
          <w:kern w:val="0"/>
          <w:szCs w:val="24"/>
          <w:highlight w:val="white"/>
        </w:rPr>
        <w:t xml:space="preserve"> </w:t>
      </w:r>
      <w:r w:rsidR="007C532B" w:rsidRPr="005B697D">
        <w:rPr>
          <w:rFonts w:ascii="Times New Roman" w:eastAsia="Times New Roman" w:hAnsi="Times New Roman"/>
          <w:b/>
          <w:kern w:val="0"/>
          <w:szCs w:val="24"/>
          <w:highlight w:val="white"/>
        </w:rPr>
        <w:t>3 Open Science Practices</w:t>
      </w:r>
    </w:p>
    <w:p w14:paraId="62FF5EA0" w14:textId="37CCFB84" w:rsidR="007C532B" w:rsidRPr="00987B63"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lastRenderedPageBreak/>
        <w:t xml:space="preserve">   </w:t>
      </w:r>
      <w:r w:rsidRPr="00B92D10">
        <w:rPr>
          <w:rFonts w:ascii="Times New Roman" w:eastAsia="Times New Roman" w:hAnsi="Times New Roman"/>
          <w:kern w:val="0"/>
          <w:sz w:val="22"/>
          <w:szCs w:val="22"/>
          <w:highlight w:val="white"/>
        </w:rPr>
        <w:tab/>
      </w:r>
      <w:r w:rsidR="00443847" w:rsidRPr="00443847">
        <w:rPr>
          <w:rFonts w:ascii="Times New Roman" w:eastAsia="Times New Roman" w:hAnsi="Times New Roman"/>
          <w:kern w:val="0"/>
          <w:sz w:val="22"/>
          <w:szCs w:val="22"/>
          <w:highlight w:val="white"/>
        </w:rPr>
        <w:t xml:space="preserve">We will report all details of data extraction, data exclusion (if applicable), and data analytical choices in the manuscript or supplementary materials. All data extracted from paper will be open at Open Science Framework or other platforms. All scripts will be open at </w:t>
      </w:r>
      <w:proofErr w:type="spellStart"/>
      <w:r w:rsidR="00443847" w:rsidRPr="00443847">
        <w:rPr>
          <w:rFonts w:ascii="Times New Roman" w:eastAsia="Times New Roman" w:hAnsi="Times New Roman"/>
          <w:kern w:val="0"/>
          <w:sz w:val="22"/>
          <w:szCs w:val="22"/>
          <w:highlight w:val="white"/>
        </w:rPr>
        <w:t>Github</w:t>
      </w:r>
      <w:proofErr w:type="spellEnd"/>
      <w:r w:rsidR="00443847" w:rsidRPr="00443847">
        <w:rPr>
          <w:rFonts w:ascii="Times New Roman" w:eastAsia="Times New Roman" w:hAnsi="Times New Roman"/>
          <w:kern w:val="0"/>
          <w:sz w:val="22"/>
          <w:szCs w:val="22"/>
          <w:highlight w:val="white"/>
        </w:rPr>
        <w:t xml:space="preserve"> (</w:t>
      </w:r>
      <w:ins w:id="31" w:author="grit grit" w:date="2024-02-05T04:47:00Z">
        <w:r w:rsidR="007979FE" w:rsidRPr="007979FE">
          <w:rPr>
            <w:rFonts w:ascii="Times New Roman" w:eastAsia="Times New Roman" w:hAnsi="Times New Roman"/>
            <w:kern w:val="0"/>
            <w:sz w:val="22"/>
            <w:szCs w:val="22"/>
          </w:rPr>
          <w:t>https://github.com/Chuan-Peng-Lab/BTS_Sample_Stage1_RR</w:t>
        </w:r>
      </w:ins>
      <w:del w:id="32" w:author="grit grit" w:date="2024-02-05T04:47:00Z">
        <w:r w:rsidR="00443847" w:rsidRPr="00443847" w:rsidDel="007979FE">
          <w:rPr>
            <w:rFonts w:ascii="Times New Roman" w:eastAsia="Times New Roman" w:hAnsi="Times New Roman"/>
            <w:kern w:val="0"/>
            <w:sz w:val="22"/>
            <w:szCs w:val="22"/>
            <w:highlight w:val="white"/>
          </w:rPr>
          <w:delText>https://github.com/grit0601/BTS_Sample_Stage1_RR</w:delText>
        </w:r>
      </w:del>
      <w:r w:rsidR="00443847" w:rsidRPr="00443847">
        <w:rPr>
          <w:rFonts w:ascii="Times New Roman" w:eastAsia="Times New Roman" w:hAnsi="Times New Roman"/>
          <w:kern w:val="0"/>
          <w:sz w:val="22"/>
          <w:szCs w:val="22"/>
          <w:highlight w:val="white"/>
        </w:rPr>
        <w:t>).</w:t>
      </w:r>
    </w:p>
    <w:p w14:paraId="79DDFF81"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t>4 Results</w:t>
      </w:r>
    </w:p>
    <w:p w14:paraId="71F274D9" w14:textId="77777777" w:rsidR="00443847" w:rsidRDefault="007C532B" w:rsidP="00443847">
      <w:pPr>
        <w:widowControl/>
        <w:spacing w:before="240" w:after="240" w:line="276" w:lineRule="auto"/>
        <w:jc w:val="left"/>
        <w:rPr>
          <w:rFonts w:ascii="Times New Roman" w:hAnsi="Times New Roman"/>
          <w:b/>
          <w:kern w:val="0"/>
          <w:sz w:val="22"/>
          <w:szCs w:val="22"/>
          <w:highlight w:val="white"/>
        </w:rPr>
      </w:pPr>
      <w:r w:rsidRPr="00B92D10">
        <w:rPr>
          <w:rFonts w:ascii="Times New Roman" w:eastAsia="Times New Roman" w:hAnsi="Times New Roman"/>
          <w:b/>
          <w:kern w:val="0"/>
          <w:sz w:val="22"/>
          <w:szCs w:val="22"/>
          <w:highlight w:val="white"/>
        </w:rPr>
        <w:t>4.1 Overview of participants</w:t>
      </w:r>
    </w:p>
    <w:p w14:paraId="6966700E" w14:textId="540A5F70" w:rsidR="00443847" w:rsidRPr="00443847" w:rsidRDefault="00443847" w:rsidP="00443847">
      <w:pPr>
        <w:widowControl/>
        <w:spacing w:before="240" w:after="240" w:line="276" w:lineRule="auto"/>
        <w:ind w:firstLine="420"/>
        <w:jc w:val="left"/>
        <w:rPr>
          <w:rFonts w:ascii="Times New Roman" w:eastAsia="Times New Roman" w:hAnsi="Times New Roman"/>
          <w:b/>
          <w:kern w:val="0"/>
          <w:sz w:val="22"/>
          <w:szCs w:val="22"/>
          <w:highlight w:val="white"/>
        </w:rPr>
      </w:pPr>
      <w:r w:rsidRPr="00443847">
        <w:rPr>
          <w:rFonts w:ascii="Times New Roman" w:eastAsia="Times New Roman" w:hAnsi="Times New Roman"/>
          <w:kern w:val="0"/>
          <w:sz w:val="22"/>
          <w:szCs w:val="22"/>
          <w:highlight w:val="white"/>
        </w:rPr>
        <w:t xml:space="preserve">For XXX papers published in </w:t>
      </w:r>
      <w:r w:rsidRPr="00443847">
        <w:rPr>
          <w:rFonts w:ascii="Times New Roman" w:eastAsia="Times New Roman" w:hAnsi="Times New Roman"/>
          <w:i/>
          <w:kern w:val="0"/>
          <w:sz w:val="22"/>
          <w:szCs w:val="22"/>
          <w:highlight w:val="white"/>
        </w:rPr>
        <w:t xml:space="preserve">Psychological Science </w:t>
      </w:r>
      <w:r w:rsidRPr="00443847">
        <w:rPr>
          <w:rFonts w:ascii="Times New Roman" w:eastAsia="Times New Roman" w:hAnsi="Times New Roman"/>
          <w:kern w:val="0"/>
          <w:sz w:val="22"/>
          <w:szCs w:val="22"/>
          <w:highlight w:val="white"/>
        </w:rPr>
        <w:t>in 202</w:t>
      </w:r>
      <w:r w:rsidR="00D07520">
        <w:rPr>
          <w:rFonts w:ascii="Times New Roman" w:eastAsia="Times New Roman" w:hAnsi="Times New Roman"/>
          <w:kern w:val="0"/>
          <w:sz w:val="22"/>
          <w:szCs w:val="22"/>
          <w:highlight w:val="white"/>
        </w:rPr>
        <w:t>3</w:t>
      </w:r>
      <w:r w:rsidRPr="00443847">
        <w:rPr>
          <w:rFonts w:ascii="Times New Roman" w:eastAsia="Times New Roman" w:hAnsi="Times New Roman"/>
          <w:kern w:val="0"/>
          <w:sz w:val="22"/>
          <w:szCs w:val="22"/>
          <w:highlight w:val="white"/>
        </w:rPr>
        <w:t xml:space="preserve">, there are XXX participants from XXX countries (Fig 2 A), with XXX authors from XXX institutes. There are </w:t>
      </w:r>
      <w:r w:rsidRPr="00443847">
        <w:rPr>
          <w:rFonts w:ascii="Times New Roman" w:eastAsia="Times New Roman" w:hAnsi="Times New Roman"/>
          <w:i/>
          <w:kern w:val="0"/>
          <w:sz w:val="22"/>
          <w:szCs w:val="22"/>
          <w:highlight w:val="white"/>
        </w:rPr>
        <w:t>N</w:t>
      </w:r>
      <w:r w:rsidRPr="00443847">
        <w:rPr>
          <w:rFonts w:ascii="Times New Roman" w:eastAsia="Times New Roman" w:hAnsi="Times New Roman"/>
          <w:kern w:val="0"/>
          <w:sz w:val="22"/>
          <w:szCs w:val="22"/>
          <w:highlight w:val="white"/>
        </w:rPr>
        <w:t xml:space="preserve"> = XXX in XXX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from XXX countries/regions (Fig 2 B), with XXX authors from XXX institutes.</w:t>
      </w:r>
    </w:p>
    <w:p w14:paraId="3B4BBE93" w14:textId="2B602B8E" w:rsidR="00443847" w:rsidRDefault="00E96D98" w:rsidP="007C532B">
      <w:pPr>
        <w:widowControl/>
        <w:spacing w:before="240" w:after="240" w:line="480" w:lineRule="auto"/>
        <w:jc w:val="left"/>
        <w:rPr>
          <w:rFonts w:ascii="Times New Roman" w:eastAsia="Times New Roman" w:hAnsi="Times New Roman"/>
          <w:color w:val="0D0D0D"/>
          <w:kern w:val="0"/>
          <w:sz w:val="22"/>
          <w:szCs w:val="22"/>
          <w:highlight w:val="white"/>
        </w:rPr>
      </w:pPr>
      <w:r>
        <w:rPr>
          <w:noProof/>
        </w:rPr>
        <w:lastRenderedPageBreak/>
        <w:drawing>
          <wp:inline distT="0" distB="0" distL="0" distR="0" wp14:anchorId="2373B470" wp14:editId="3B03A0AE">
            <wp:extent cx="5274310" cy="7922260"/>
            <wp:effectExtent l="0" t="0" r="0" b="0"/>
            <wp:docPr id="211205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56889" name=""/>
                    <pic:cNvPicPr/>
                  </pic:nvPicPr>
                  <pic:blipFill>
                    <a:blip r:embed="rId17"/>
                    <a:stretch>
                      <a:fillRect/>
                    </a:stretch>
                  </pic:blipFill>
                  <pic:spPr>
                    <a:xfrm>
                      <a:off x="0" y="0"/>
                      <a:ext cx="5274310" cy="7922260"/>
                    </a:xfrm>
                    <a:prstGeom prst="rect">
                      <a:avLst/>
                    </a:prstGeom>
                  </pic:spPr>
                </pic:pic>
              </a:graphicData>
            </a:graphic>
          </wp:inline>
        </w:drawing>
      </w:r>
    </w:p>
    <w:p w14:paraId="3AFE03A8" w14:textId="217524FF" w:rsidR="007C532B" w:rsidRPr="00443847"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color w:val="0D0D0D"/>
          <w:kern w:val="0"/>
          <w:sz w:val="22"/>
          <w:szCs w:val="22"/>
          <w:highlight w:val="white"/>
        </w:rPr>
        <w:t>Figure 2. Geographical distribution of samples from traditional studies (A), BTS (B), and the world population (C)</w:t>
      </w:r>
      <w:r w:rsidRPr="00B92D10">
        <w:rPr>
          <w:rFonts w:ascii="Times New Roman" w:eastAsia="Times New Roman" w:hAnsi="Times New Roman"/>
          <w:kern w:val="0"/>
          <w:sz w:val="22"/>
          <w:szCs w:val="22"/>
          <w:highlight w:val="white"/>
        </w:rPr>
        <w:t>. [</w:t>
      </w:r>
      <w:r w:rsidRPr="00B92D10">
        <w:rPr>
          <w:rFonts w:ascii="Times New Roman" w:eastAsia="Times New Roman" w:hAnsi="Times New Roman"/>
          <w:i/>
          <w:kern w:val="0"/>
          <w:sz w:val="22"/>
          <w:szCs w:val="22"/>
          <w:highlight w:val="white"/>
        </w:rPr>
        <w:t xml:space="preserve">Note panel A will be replaced with data from </w:t>
      </w:r>
      <w:r w:rsidR="00260C57">
        <w:rPr>
          <w:rFonts w:ascii="Times New Roman" w:eastAsia="Times New Roman" w:hAnsi="Times New Roman"/>
          <w:i/>
          <w:kern w:val="0"/>
          <w:sz w:val="22"/>
          <w:szCs w:val="22"/>
          <w:highlight w:val="white"/>
        </w:rPr>
        <w:t>PS2023</w:t>
      </w:r>
      <w:r w:rsidRPr="00B92D10">
        <w:rPr>
          <w:rFonts w:ascii="Times New Roman" w:eastAsia="Times New Roman" w:hAnsi="Times New Roman"/>
          <w:i/>
          <w:kern w:val="0"/>
          <w:sz w:val="22"/>
          <w:szCs w:val="22"/>
          <w:highlight w:val="white"/>
        </w:rPr>
        <w:t xml:space="preserve"> after collecting data; panel B will be replaced with data from all BTS after collecting data.</w:t>
      </w:r>
      <w:r w:rsidRPr="00B92D10">
        <w:rPr>
          <w:rFonts w:ascii="Times New Roman" w:eastAsia="Times New Roman" w:hAnsi="Times New Roman"/>
          <w:kern w:val="0"/>
          <w:sz w:val="22"/>
          <w:szCs w:val="22"/>
          <w:highlight w:val="white"/>
        </w:rPr>
        <w:t>]</w:t>
      </w:r>
    </w:p>
    <w:p w14:paraId="3DDF19C0" w14:textId="77777777" w:rsidR="007C532B" w:rsidRPr="00B92D10" w:rsidRDefault="007C532B" w:rsidP="007C53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lastRenderedPageBreak/>
        <w:t>4.2 Sample diversity and representativeness</w:t>
      </w:r>
    </w:p>
    <w:p w14:paraId="32EBACCC" w14:textId="076DD12E" w:rsidR="007C532B" w:rsidRPr="00B92D10" w:rsidRDefault="007C532B" w:rsidP="005C7D3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t xml:space="preserve">4.2.1 Comparing with BTS and </w:t>
      </w:r>
      <w:r w:rsidR="00260C57">
        <w:rPr>
          <w:rFonts w:ascii="Times New Roman" w:eastAsia="Times New Roman" w:hAnsi="Times New Roman"/>
          <w:b/>
          <w:i/>
          <w:iCs/>
          <w:kern w:val="0"/>
          <w:sz w:val="22"/>
          <w:szCs w:val="22"/>
          <w:highlight w:val="white"/>
        </w:rPr>
        <w:t>PS2023</w:t>
      </w:r>
    </w:p>
    <w:p w14:paraId="12DBCFAE" w14:textId="1AFE8A96" w:rsidR="00443847" w:rsidRPr="00443847" w:rsidRDefault="00443847" w:rsidP="005C7D3B">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kern w:val="0"/>
          <w:sz w:val="22"/>
          <w:szCs w:val="22"/>
          <w:highlight w:val="white"/>
        </w:rPr>
        <w:t xml:space="preserve">4.2.1 Comparing with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and </w:t>
      </w:r>
      <w:r w:rsidR="00260C57">
        <w:rPr>
          <w:rFonts w:ascii="Times New Roman" w:eastAsia="Times New Roman" w:hAnsi="Times New Roman"/>
          <w:i/>
          <w:iCs/>
          <w:kern w:val="0"/>
          <w:sz w:val="22"/>
          <w:szCs w:val="22"/>
          <w:highlight w:val="white"/>
        </w:rPr>
        <w:t>PS2023</w:t>
      </w:r>
    </w:p>
    <w:p w14:paraId="15BB07ED" w14:textId="00538CD0"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t>[</w:t>
      </w:r>
      <w:r w:rsidRPr="00443847">
        <w:rPr>
          <w:rFonts w:ascii="Times New Roman" w:eastAsia="Times New Roman" w:hAnsi="Times New Roman"/>
          <w:i/>
          <w:kern w:val="0"/>
          <w:sz w:val="22"/>
          <w:szCs w:val="22"/>
          <w:highlight w:val="white"/>
        </w:rPr>
        <w:t xml:space="preserve">We will compare the sample characteristics between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in the following dimension: sex ratio, age distribution, educational level, and geographical distribution. We will also explore the potential differences in racial/ethnicity and SES if possible. Below are the preliminary results (Figure C), we used data from Rad et al., (2018) for illustrating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and PSA001</w:t>
      </w:r>
      <w:r w:rsidR="00A5639E">
        <w:rPr>
          <w:rStyle w:val="af6"/>
          <w:rFonts w:ascii="Times New Roman" w:eastAsia="Times New Roman" w:hAnsi="Times New Roman"/>
          <w:i/>
          <w:kern w:val="0"/>
          <w:sz w:val="22"/>
          <w:szCs w:val="22"/>
          <w:highlight w:val="white"/>
        </w:rPr>
        <w:footnoteReference w:id="4"/>
      </w:r>
      <w:r w:rsidR="00A5639E">
        <w:rPr>
          <w:rFonts w:ascii="Times New Roman" w:eastAsia="Times New Roman" w:hAnsi="Times New Roman"/>
          <w:i/>
          <w:kern w:val="0"/>
          <w:sz w:val="22"/>
          <w:szCs w:val="22"/>
          <w:highlight w:val="white"/>
        </w:rPr>
        <w:t xml:space="preserve"> (</w:t>
      </w:r>
      <w:r w:rsidR="00A5639E" w:rsidRPr="00A5639E">
        <w:rPr>
          <w:rFonts w:ascii="Times New Roman" w:eastAsia="Times New Roman" w:hAnsi="Times New Roman"/>
          <w:i/>
          <w:kern w:val="0"/>
          <w:sz w:val="22"/>
          <w:szCs w:val="22"/>
        </w:rPr>
        <w:t>Jones et al., 2021</w:t>
      </w:r>
      <w:r w:rsidR="00A5639E">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for illustrating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w:t>
      </w:r>
    </w:p>
    <w:p w14:paraId="432BCE0A" w14:textId="204DA90F"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More specifically, for data from Rad et al., (2018), we used data from 35 studies reported in 21 papers in the supplementary material. Data were coded by Yue et al. (2023) and reported in their replies to reviewers, including sample size, sex ratio, mean age, and standard deviation of age. We estimated the number of participants in each age bin based on mean and standard deviation of age (as in Yue et al., 2023) from each paper (In addition to a paper with original data on demographic variables).</w:t>
      </w:r>
    </w:p>
    <w:p w14:paraId="028C1F4B" w14:textId="1A508A50"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compare the </w:t>
      </w:r>
      <w:r w:rsidR="001478E6">
        <w:rPr>
          <w:rFonts w:ascii="Times New Roman" w:eastAsia="Times New Roman" w:hAnsi="Times New Roman"/>
          <w:i/>
          <w:kern w:val="0"/>
          <w:sz w:val="22"/>
          <w:szCs w:val="22"/>
          <w:highlight w:val="white"/>
        </w:rPr>
        <w:t xml:space="preserve">sample </w:t>
      </w:r>
      <w:r w:rsidRPr="00443847">
        <w:rPr>
          <w:rFonts w:ascii="Times New Roman" w:eastAsia="Times New Roman" w:hAnsi="Times New Roman"/>
          <w:i/>
          <w:kern w:val="0"/>
          <w:sz w:val="22"/>
          <w:szCs w:val="22"/>
          <w:highlight w:val="white"/>
        </w:rPr>
        <w:t xml:space="preserve">characteristics </w:t>
      </w:r>
      <w:r w:rsidR="00F71A13">
        <w:rPr>
          <w:rFonts w:ascii="Times New Roman" w:eastAsia="Times New Roman" w:hAnsi="Times New Roman"/>
          <w:i/>
          <w:kern w:val="0"/>
          <w:sz w:val="22"/>
          <w:szCs w:val="22"/>
          <w:highlight w:val="white"/>
        </w:rPr>
        <w:t>from Rad et al (2018)</w:t>
      </w:r>
      <w:r w:rsidRPr="00443847">
        <w:rPr>
          <w:rFonts w:ascii="Times New Roman" w:eastAsia="Times New Roman" w:hAnsi="Times New Roman"/>
          <w:i/>
          <w:kern w:val="0"/>
          <w:sz w:val="22"/>
          <w:szCs w:val="22"/>
          <w:highlight w:val="white"/>
        </w:rPr>
        <w:t xml:space="preserve">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in sex ratio and age distribution (Figure 3).</w:t>
      </w:r>
    </w:p>
    <w:p w14:paraId="54992290" w14:textId="0A08ABB9" w:rsidR="00443847" w:rsidRPr="00443847" w:rsidRDefault="00443847" w:rsidP="005C7D3B">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Second, we compare the</w:t>
      </w:r>
      <w:r w:rsidR="001478E6">
        <w:rPr>
          <w:rFonts w:ascii="Times New Roman" w:eastAsia="Times New Roman" w:hAnsi="Times New Roman"/>
          <w:i/>
          <w:kern w:val="0"/>
          <w:sz w:val="22"/>
          <w:szCs w:val="22"/>
          <w:highlight w:val="white"/>
        </w:rPr>
        <w:t xml:space="preserve"> sample</w:t>
      </w:r>
      <w:r w:rsidRPr="00443847">
        <w:rPr>
          <w:rFonts w:ascii="Times New Roman" w:eastAsia="Times New Roman" w:hAnsi="Times New Roman"/>
          <w:i/>
          <w:kern w:val="0"/>
          <w:sz w:val="22"/>
          <w:szCs w:val="22"/>
          <w:highlight w:val="white"/>
        </w:rPr>
        <w:t xml:space="preserve"> characteristics </w:t>
      </w:r>
      <w:r w:rsidR="001478E6">
        <w:rPr>
          <w:rFonts w:ascii="Times New Roman" w:eastAsia="Times New Roman" w:hAnsi="Times New Roman"/>
          <w:i/>
          <w:kern w:val="0"/>
          <w:sz w:val="22"/>
          <w:szCs w:val="22"/>
          <w:highlight w:val="white"/>
        </w:rPr>
        <w:t>from Rad et al (2018)</w:t>
      </w:r>
      <w:r w:rsidR="001478E6" w:rsidRPr="00443847">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in geographical distribution (Figure 2A &amp; 2B)</w:t>
      </w:r>
      <w:r w:rsidR="001478E6">
        <w:rPr>
          <w:rFonts w:ascii="Times New Roman" w:eastAsia="Times New Roman" w:hAnsi="Times New Roman"/>
          <w:i/>
          <w:kern w:val="0"/>
          <w:sz w:val="22"/>
          <w:szCs w:val="22"/>
          <w:highlight w:val="white"/>
        </w:rPr>
        <w:t xml:space="preserve"> and </w:t>
      </w:r>
      <w:r w:rsidRPr="00443847">
        <w:rPr>
          <w:rFonts w:ascii="Times New Roman" w:eastAsia="Times New Roman" w:hAnsi="Times New Roman"/>
          <w:i/>
          <w:kern w:val="0"/>
          <w:sz w:val="22"/>
          <w:szCs w:val="22"/>
          <w:highlight w:val="white"/>
        </w:rPr>
        <w:t>population distribution (Figure 4A).</w:t>
      </w:r>
      <w:r w:rsidRPr="00443847">
        <w:rPr>
          <w:rFonts w:ascii="Times New Roman" w:eastAsia="Times New Roman" w:hAnsi="Times New Roman"/>
          <w:kern w:val="0"/>
          <w:sz w:val="22"/>
          <w:szCs w:val="22"/>
          <w:highlight w:val="white"/>
        </w:rPr>
        <w:t>]</w:t>
      </w:r>
    </w:p>
    <w:p w14:paraId="4D974AED" w14:textId="49F00AE6" w:rsidR="007C532B" w:rsidRPr="007C532B" w:rsidRDefault="002D2847" w:rsidP="007C532B">
      <w:pPr>
        <w:widowControl/>
        <w:spacing w:before="240" w:after="240" w:line="480" w:lineRule="auto"/>
        <w:jc w:val="left"/>
        <w:rPr>
          <w:rFonts w:ascii="Times New Roman" w:eastAsia="Times New Roman" w:hAnsi="Times New Roman"/>
          <w:kern w:val="0"/>
          <w:szCs w:val="24"/>
          <w:highlight w:val="white"/>
          <w:lang w:val="zh-CN"/>
        </w:rPr>
      </w:pPr>
      <w:r>
        <w:rPr>
          <w:noProof/>
        </w:rPr>
        <w:lastRenderedPageBreak/>
        <w:drawing>
          <wp:inline distT="0" distB="0" distL="0" distR="0" wp14:anchorId="18DEE469" wp14:editId="2D454636">
            <wp:extent cx="5274310" cy="3957320"/>
            <wp:effectExtent l="0" t="0" r="0" b="0"/>
            <wp:docPr id="161979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9794" name=""/>
                    <pic:cNvPicPr/>
                  </pic:nvPicPr>
                  <pic:blipFill>
                    <a:blip r:embed="rId18"/>
                    <a:stretch>
                      <a:fillRect/>
                    </a:stretch>
                  </pic:blipFill>
                  <pic:spPr>
                    <a:xfrm>
                      <a:off x="0" y="0"/>
                      <a:ext cx="5274310" cy="3957320"/>
                    </a:xfrm>
                    <a:prstGeom prst="rect">
                      <a:avLst/>
                    </a:prstGeom>
                  </pic:spPr>
                </pic:pic>
              </a:graphicData>
            </a:graphic>
          </wp:inline>
        </w:drawing>
      </w:r>
    </w:p>
    <w:p w14:paraId="1710AC15" w14:textId="75CD9B60" w:rsidR="00443847" w:rsidRPr="00443847" w:rsidRDefault="00443847" w:rsidP="00443847">
      <w:pPr>
        <w:widowControl/>
        <w:spacing w:before="240" w:after="240" w:line="276" w:lineRule="auto"/>
        <w:jc w:val="left"/>
        <w:rPr>
          <w:rFonts w:ascii="Times New Roman" w:eastAsia="Times New Roman" w:hAnsi="Times New Roman"/>
          <w:color w:val="0D0D0D"/>
          <w:kern w:val="0"/>
          <w:sz w:val="22"/>
          <w:szCs w:val="22"/>
          <w:highlight w:val="white"/>
        </w:rPr>
      </w:pPr>
      <w:r w:rsidRPr="00443847">
        <w:rPr>
          <w:rFonts w:ascii="Times New Roman" w:eastAsia="Times New Roman" w:hAnsi="Times New Roman"/>
          <w:color w:val="0D0D0D"/>
          <w:kern w:val="0"/>
          <w:sz w:val="22"/>
          <w:szCs w:val="22"/>
          <w:highlight w:val="white"/>
        </w:rPr>
        <w:t xml:space="preserve">Figure 3. Preliminary results of sample’ sex ratio and age distributions from traditional studies (using Rad et al 2018’s data), and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and the world population data. The Y-axis is the age bins, and the X-axis is the proportion. The blue lines represent the sample of traditional studies (using Rad et al 2018’s data); the red lines represent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samples (using PSA001’s data), and the pyramid chart represents the world population data. The left side of the picture is the male and the right is the female.</w:t>
      </w:r>
    </w:p>
    <w:p w14:paraId="0068646B" w14:textId="77777777" w:rsidR="007C532B" w:rsidRPr="00443847" w:rsidRDefault="007C532B" w:rsidP="007C532B">
      <w:pPr>
        <w:widowControl/>
        <w:spacing w:before="240" w:after="240" w:line="276" w:lineRule="auto"/>
        <w:jc w:val="left"/>
        <w:rPr>
          <w:rFonts w:ascii="Times New Roman" w:eastAsia="Times New Roman" w:hAnsi="Times New Roman"/>
          <w:color w:val="0D0D0D"/>
          <w:kern w:val="0"/>
          <w:sz w:val="22"/>
          <w:szCs w:val="22"/>
          <w:highlight w:val="white"/>
        </w:rPr>
      </w:pPr>
    </w:p>
    <w:p w14:paraId="3FE118F7" w14:textId="1DCCD77C" w:rsidR="007C532B" w:rsidRPr="007C532B" w:rsidRDefault="00BC65D6" w:rsidP="007C532B">
      <w:pPr>
        <w:widowControl/>
        <w:spacing w:before="240" w:after="240" w:line="276" w:lineRule="auto"/>
        <w:jc w:val="left"/>
        <w:rPr>
          <w:rFonts w:ascii="Times New Roman" w:eastAsia="Times New Roman" w:hAnsi="Times New Roman"/>
          <w:color w:val="0D0D0D"/>
          <w:kern w:val="0"/>
          <w:szCs w:val="24"/>
          <w:highlight w:val="white"/>
          <w:lang w:val="zh-CN"/>
        </w:rPr>
      </w:pPr>
      <w:r>
        <w:rPr>
          <w:noProof/>
        </w:rPr>
        <w:lastRenderedPageBreak/>
        <w:drawing>
          <wp:inline distT="0" distB="0" distL="0" distR="0" wp14:anchorId="5673749B" wp14:editId="3E9F49FC">
            <wp:extent cx="5274310" cy="2637155"/>
            <wp:effectExtent l="0" t="0" r="0" b="0"/>
            <wp:docPr id="2087247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47432" name=""/>
                    <pic:cNvPicPr/>
                  </pic:nvPicPr>
                  <pic:blipFill>
                    <a:blip r:embed="rId19"/>
                    <a:stretch>
                      <a:fillRect/>
                    </a:stretch>
                  </pic:blipFill>
                  <pic:spPr>
                    <a:xfrm>
                      <a:off x="0" y="0"/>
                      <a:ext cx="5274310" cy="2637155"/>
                    </a:xfrm>
                    <a:prstGeom prst="rect">
                      <a:avLst/>
                    </a:prstGeom>
                  </pic:spPr>
                </pic:pic>
              </a:graphicData>
            </a:graphic>
          </wp:inline>
        </w:drawing>
      </w:r>
    </w:p>
    <w:p w14:paraId="4613FEF5" w14:textId="031894E6" w:rsidR="00443847" w:rsidRPr="00443847" w:rsidRDefault="00443847" w:rsidP="00443847">
      <w:pPr>
        <w:widowControl/>
        <w:spacing w:before="240" w:after="240" w:line="276" w:lineRule="auto"/>
        <w:jc w:val="left"/>
        <w:rPr>
          <w:rFonts w:ascii="Times New Roman" w:eastAsia="Times New Roman" w:hAnsi="Times New Roman"/>
          <w:color w:val="0D0D0D"/>
          <w:kern w:val="0"/>
          <w:sz w:val="22"/>
          <w:szCs w:val="22"/>
          <w:highlight w:val="white"/>
        </w:rPr>
      </w:pPr>
      <w:r w:rsidRPr="00443847">
        <w:rPr>
          <w:rFonts w:ascii="Times New Roman" w:eastAsia="Times New Roman" w:hAnsi="Times New Roman"/>
          <w:color w:val="0D0D0D"/>
          <w:kern w:val="0"/>
          <w:sz w:val="22"/>
          <w:szCs w:val="22"/>
          <w:highlight w:val="white"/>
        </w:rPr>
        <w:t xml:space="preserve">Figure 4. Preliminary results of sample’ country distributions from the traditional studies (using Rad et al 2018’s data), and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and the world population data. The x-axis represents the proportion of each country's population in the world's population, and the y-axis represents the proportion of each country's sample. (A)</w:t>
      </w:r>
      <w:r w:rsidR="00471997">
        <w:rPr>
          <w:rFonts w:ascii="Times New Roman" w:eastAsia="Times New Roman" w:hAnsi="Times New Roman"/>
          <w:color w:val="0D0D0D"/>
          <w:kern w:val="0"/>
          <w:sz w:val="22"/>
          <w:szCs w:val="22"/>
          <w:highlight w:val="white"/>
        </w:rPr>
        <w:t xml:space="preserve"> </w:t>
      </w:r>
      <w:r w:rsidRPr="00443847">
        <w:rPr>
          <w:rFonts w:ascii="Times New Roman" w:eastAsia="Times New Roman" w:hAnsi="Times New Roman"/>
          <w:color w:val="0D0D0D"/>
          <w:kern w:val="0"/>
          <w:sz w:val="22"/>
          <w:szCs w:val="22"/>
          <w:highlight w:val="white"/>
        </w:rPr>
        <w:t>Comparing the samples’ country distributions from the traditional studies (using Rad et al 2018’s data) to the population census data (year 2022). (B)</w:t>
      </w:r>
      <w:r w:rsidR="00471997">
        <w:rPr>
          <w:rFonts w:ascii="Times New Roman" w:eastAsia="Times New Roman" w:hAnsi="Times New Roman"/>
          <w:color w:val="0D0D0D"/>
          <w:kern w:val="0"/>
          <w:sz w:val="22"/>
          <w:szCs w:val="22"/>
          <w:highlight w:val="white"/>
        </w:rPr>
        <w:t xml:space="preserve"> </w:t>
      </w:r>
      <w:r w:rsidRPr="00443847">
        <w:rPr>
          <w:rFonts w:ascii="Times New Roman" w:eastAsia="Times New Roman" w:hAnsi="Times New Roman"/>
          <w:color w:val="0D0D0D"/>
          <w:kern w:val="0"/>
          <w:sz w:val="22"/>
          <w:szCs w:val="22"/>
          <w:highlight w:val="white"/>
        </w:rPr>
        <w:t xml:space="preserve">Comparing the samples’ country distributions from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to the population census data (year 2022).</w:t>
      </w:r>
    </w:p>
    <w:p w14:paraId="1FA4B791"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5842356B" w14:textId="2C3DFB80" w:rsidR="00443847" w:rsidRPr="00443847" w:rsidRDefault="00443847" w:rsidP="00443847">
      <w:pPr>
        <w:widowControl/>
        <w:spacing w:before="240" w:after="240" w:line="276" w:lineRule="auto"/>
        <w:jc w:val="left"/>
        <w:rPr>
          <w:rFonts w:ascii="Times New Roman" w:eastAsia="Times New Roman" w:hAnsi="Times New Roman"/>
          <w:b/>
          <w:bCs/>
          <w:kern w:val="0"/>
          <w:sz w:val="22"/>
          <w:szCs w:val="22"/>
          <w:highlight w:val="white"/>
        </w:rPr>
      </w:pPr>
      <w:r w:rsidRPr="00443847">
        <w:rPr>
          <w:rFonts w:ascii="Times New Roman" w:eastAsia="Times New Roman" w:hAnsi="Times New Roman"/>
          <w:b/>
          <w:bCs/>
          <w:kern w:val="0"/>
          <w:sz w:val="22"/>
          <w:szCs w:val="22"/>
          <w:highlight w:val="white"/>
        </w:rPr>
        <w:t xml:space="preserve">4.2.2 Comparing with </w:t>
      </w:r>
      <w:r w:rsidR="005C7D3B">
        <w:rPr>
          <w:rFonts w:ascii="Times New Roman" w:eastAsia="Times New Roman" w:hAnsi="Times New Roman"/>
          <w:b/>
          <w:bCs/>
          <w:kern w:val="0"/>
          <w:sz w:val="22"/>
          <w:szCs w:val="22"/>
          <w:highlight w:val="white"/>
        </w:rPr>
        <w:t>big team science</w:t>
      </w:r>
      <w:r w:rsidRPr="00443847">
        <w:rPr>
          <w:rFonts w:ascii="Times New Roman" w:eastAsia="Times New Roman" w:hAnsi="Times New Roman"/>
          <w:b/>
          <w:bCs/>
          <w:kern w:val="0"/>
          <w:sz w:val="22"/>
          <w:szCs w:val="22"/>
          <w:highlight w:val="white"/>
        </w:rPr>
        <w:t xml:space="preserve"> and the world population data</w:t>
      </w:r>
    </w:p>
    <w:p w14:paraId="6E1BCF3A" w14:textId="4C20B1A0" w:rsidR="00443847" w:rsidRPr="00443847" w:rsidRDefault="00443847" w:rsidP="00443847">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t>[</w:t>
      </w:r>
      <w:r w:rsidRPr="00443847">
        <w:rPr>
          <w:rFonts w:ascii="Times New Roman" w:eastAsia="Times New Roman" w:hAnsi="Times New Roman"/>
          <w:i/>
          <w:kern w:val="0"/>
          <w:sz w:val="22"/>
          <w:szCs w:val="22"/>
          <w:highlight w:val="white"/>
        </w:rPr>
        <w:t xml:space="preserve">We will compare the sample characteristics from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to the world population in the following dimension: sex ratio, age distribution, educational level, and geographical distribution/country distribution. We will also explore the potential differences in racial/ethnicity and SES if data is available. Below are the preliminary results, we used data from PSA001 for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World Population Prospects for world population.</w:t>
      </w:r>
    </w:p>
    <w:p w14:paraId="3BE9D5E3" w14:textId="69AEEDB2" w:rsidR="00443847" w:rsidRPr="00443847" w:rsidRDefault="00443847" w:rsidP="00443847">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compare the characteristics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and the world population data in sex ratio and age distribution (Figure 3).</w:t>
      </w:r>
    </w:p>
    <w:p w14:paraId="14BF3C03" w14:textId="19A5F9D3" w:rsidR="00443847" w:rsidRPr="00443847" w:rsidRDefault="00443847" w:rsidP="00443847">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compare the characteristics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and the world population data in geographical distribution (Figure 2B &amp; 2C)/population distribution (Figure 4B) by illustrating the proportion of each country's participants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the corresponding proportion of each country’s population in the world population.</w:t>
      </w:r>
      <w:r w:rsidRPr="00443847">
        <w:rPr>
          <w:rFonts w:ascii="Times New Roman" w:eastAsia="Times New Roman" w:hAnsi="Times New Roman"/>
          <w:kern w:val="0"/>
          <w:sz w:val="22"/>
          <w:szCs w:val="22"/>
          <w:highlight w:val="white"/>
        </w:rPr>
        <w:t>]</w:t>
      </w:r>
    </w:p>
    <w:p w14:paraId="379D7CE1" w14:textId="77777777" w:rsidR="007C532B" w:rsidRPr="00B92D10" w:rsidRDefault="007C532B" w:rsidP="007C53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t>4.3 Authors’ diversity and representativeness</w:t>
      </w:r>
    </w:p>
    <w:p w14:paraId="3FE67CAD" w14:textId="53C097B2"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lastRenderedPageBreak/>
        <w:t>[</w:t>
      </w:r>
      <w:r w:rsidRPr="00443847">
        <w:rPr>
          <w:rFonts w:ascii="Times New Roman" w:eastAsia="Times New Roman" w:hAnsi="Times New Roman"/>
          <w:i/>
          <w:kern w:val="0"/>
          <w:sz w:val="22"/>
          <w:szCs w:val="22"/>
          <w:highlight w:val="white"/>
        </w:rPr>
        <w:t xml:space="preserve">We will compare the geographical distribution and diversity of all authors, and first/corresponding authors' institutions from between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Below are the preliminary results (Figure C), we used </w:t>
      </w:r>
      <w:r w:rsidR="00520B36" w:rsidRPr="00520B36">
        <w:rPr>
          <w:rFonts w:ascii="Times New Roman" w:eastAsia="Times New Roman" w:hAnsi="Times New Roman"/>
          <w:i/>
          <w:kern w:val="0"/>
          <w:sz w:val="22"/>
          <w:szCs w:val="22"/>
        </w:rPr>
        <w:t>non-big-team science articles published in Psychological Science in 20</w:t>
      </w:r>
      <w:r w:rsidR="00520B36">
        <w:rPr>
          <w:rFonts w:ascii="Times New Roman" w:eastAsia="Times New Roman" w:hAnsi="Times New Roman"/>
          <w:i/>
          <w:kern w:val="0"/>
          <w:sz w:val="22"/>
          <w:szCs w:val="22"/>
        </w:rPr>
        <w:t>14(</w:t>
      </w:r>
      <w:r w:rsidR="00520B36" w:rsidRPr="00520B36">
        <w:rPr>
          <w:rFonts w:ascii="Times New Roman" w:eastAsia="Times New Roman" w:hAnsi="Times New Roman"/>
          <w:i/>
          <w:kern w:val="0"/>
          <w:sz w:val="22"/>
          <w:szCs w:val="22"/>
        </w:rPr>
        <w:t>hereafter</w:t>
      </w:r>
      <w:r w:rsidR="00520B36">
        <w:rPr>
          <w:rFonts w:ascii="Times New Roman" w:eastAsia="Times New Roman" w:hAnsi="Times New Roman"/>
          <w:i/>
          <w:kern w:val="0"/>
          <w:sz w:val="22"/>
          <w:szCs w:val="22"/>
        </w:rPr>
        <w:t xml:space="preserve"> </w:t>
      </w:r>
      <w:r w:rsidRPr="00443847">
        <w:rPr>
          <w:rFonts w:ascii="Times New Roman" w:eastAsia="Times New Roman" w:hAnsi="Times New Roman"/>
          <w:i/>
          <w:kern w:val="0"/>
          <w:sz w:val="22"/>
          <w:szCs w:val="22"/>
          <w:highlight w:val="white"/>
        </w:rPr>
        <w:t>PS2014</w:t>
      </w:r>
      <w:r w:rsidR="00520B36">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data from Rad et al., (2018) for illustrating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and PSA001 for illustrating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w:t>
      </w:r>
      <w:r w:rsidRPr="001F6381">
        <w:rPr>
          <w:rFonts w:ascii="Times New Roman" w:eastAsia="Times New Roman" w:hAnsi="Times New Roman"/>
          <w:iCs/>
          <w:kern w:val="0"/>
          <w:sz w:val="22"/>
          <w:szCs w:val="22"/>
          <w:highlight w:val="white"/>
        </w:rPr>
        <w:t>]</w:t>
      </w:r>
    </w:p>
    <w:p w14:paraId="0849E08D" w14:textId="1E8867A6" w:rsidR="00443847" w:rsidRPr="00443847" w:rsidRDefault="00443847" w:rsidP="00443847">
      <w:pPr>
        <w:widowControl/>
        <w:spacing w:before="240" w:after="240" w:line="276" w:lineRule="auto"/>
        <w:jc w:val="left"/>
        <w:rPr>
          <w:rFonts w:ascii="Times New Roman" w:eastAsia="Times New Roman" w:hAnsi="Times New Roman"/>
          <w:kern w:val="0"/>
          <w:sz w:val="22"/>
          <w:szCs w:val="22"/>
          <w:highlight w:val="white"/>
        </w:rPr>
      </w:pPr>
      <w:bookmarkStart w:id="33" w:name="_tlta866ytsit" w:colFirst="0" w:colLast="0"/>
      <w:bookmarkEnd w:id="33"/>
      <w:r w:rsidRPr="00443847">
        <w:rPr>
          <w:rFonts w:ascii="Times New Roman" w:eastAsia="Times New Roman" w:hAnsi="Times New Roman"/>
          <w:kern w:val="0"/>
          <w:sz w:val="22"/>
          <w:szCs w:val="22"/>
          <w:highlight w:val="white"/>
        </w:rPr>
        <w:t xml:space="preserve">4.2.1 Comparing with all or leading authors of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and </w:t>
      </w:r>
      <w:r w:rsidR="00260C57">
        <w:rPr>
          <w:rFonts w:ascii="Times New Roman" w:eastAsia="Times New Roman" w:hAnsi="Times New Roman"/>
          <w:i/>
          <w:iCs/>
          <w:kern w:val="0"/>
          <w:sz w:val="22"/>
          <w:szCs w:val="22"/>
          <w:highlight w:val="white"/>
        </w:rPr>
        <w:t>PS2023</w:t>
      </w:r>
    </w:p>
    <w:p w14:paraId="153843B0" w14:textId="15B24332"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will compare the geographical distribution of all authors' institutions from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(Figure 5A)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(Figure 5B), and compare the geographical distribution of leading authors' institutions from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(Figure 6A)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(Figure 6B).</w:t>
      </w:r>
    </w:p>
    <w:p w14:paraId="2A896ED6" w14:textId="0A036F76" w:rsidR="00443847" w:rsidRPr="00443847" w:rsidRDefault="00443847" w:rsidP="00443847">
      <w:pPr>
        <w:widowControl/>
        <w:spacing w:before="240" w:after="240" w:line="276" w:lineRule="auto"/>
        <w:ind w:firstLine="420"/>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will compare the Simpson's diversity index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all authors' institutions with all authors' institutions from traditional studies.</w:t>
      </w:r>
      <w:r w:rsidR="00017BD5">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The results revealed the diversity of all author institutions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(D = 0.94) is significantly higher than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(D = 0.52; t = 6.46, BF</w:t>
      </w:r>
      <w:r w:rsidRPr="00443847">
        <w:rPr>
          <w:rFonts w:ascii="Times New Roman" w:eastAsia="Times New Roman" w:hAnsi="Times New Roman"/>
          <w:i/>
          <w:kern w:val="0"/>
          <w:sz w:val="22"/>
          <w:szCs w:val="22"/>
          <w:highlight w:val="white"/>
          <w:vertAlign w:val="subscript"/>
        </w:rPr>
        <w:t>10</w:t>
      </w:r>
      <w:r w:rsidRPr="00443847">
        <w:rPr>
          <w:rFonts w:ascii="Times New Roman" w:eastAsia="Times New Roman" w:hAnsi="Times New Roman"/>
          <w:i/>
          <w:kern w:val="0"/>
          <w:sz w:val="22"/>
          <w:szCs w:val="22"/>
          <w:highlight w:val="white"/>
        </w:rPr>
        <w:t xml:space="preserve"> = </w:t>
      </w:r>
      <w:r w:rsidR="005E2D9A" w:rsidRPr="005E2D9A">
        <w:rPr>
          <w:rFonts w:ascii="Times New Roman" w:eastAsia="Times New Roman" w:hAnsi="Times New Roman"/>
          <w:i/>
          <w:kern w:val="0"/>
          <w:sz w:val="22"/>
          <w:szCs w:val="22"/>
        </w:rPr>
        <w:t>1768972</w:t>
      </w:r>
      <w:r w:rsidRPr="00443847">
        <w:rPr>
          <w:rFonts w:ascii="Times New Roman" w:eastAsia="Times New Roman" w:hAnsi="Times New Roman"/>
          <w:i/>
          <w:kern w:val="0"/>
          <w:sz w:val="22"/>
          <w:szCs w:val="22"/>
          <w:highlight w:val="white"/>
        </w:rPr>
        <w:t>).</w:t>
      </w:r>
    </w:p>
    <w:p w14:paraId="756DCE8C" w14:textId="723FF55E"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Third, we will calculate and compare the Simpson's diversity index of leading authors for both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traditional studies.</w:t>
      </w:r>
      <w:r w:rsidR="00017BD5">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The results revealed the diversity of leading author institutions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(D = 0.92) is significantly higher than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(D = 0.40; t = 4.37, BF</w:t>
      </w:r>
      <w:r w:rsidRPr="00443847">
        <w:rPr>
          <w:rFonts w:ascii="Times New Roman" w:eastAsia="Times New Roman" w:hAnsi="Times New Roman"/>
          <w:i/>
          <w:kern w:val="0"/>
          <w:sz w:val="22"/>
          <w:szCs w:val="22"/>
          <w:highlight w:val="white"/>
          <w:vertAlign w:val="subscript"/>
        </w:rPr>
        <w:t>10</w:t>
      </w:r>
      <w:r w:rsidRPr="00443847">
        <w:rPr>
          <w:rFonts w:ascii="Times New Roman" w:eastAsia="Times New Roman" w:hAnsi="Times New Roman"/>
          <w:i/>
          <w:kern w:val="0"/>
          <w:sz w:val="22"/>
          <w:szCs w:val="22"/>
          <w:highlight w:val="white"/>
        </w:rPr>
        <w:t xml:space="preserve"> =</w:t>
      </w:r>
      <w:r w:rsidRPr="008F7479">
        <w:rPr>
          <w:rFonts w:ascii="Times New Roman" w:eastAsia="Times New Roman" w:hAnsi="Times New Roman"/>
          <w:i/>
          <w:kern w:val="0"/>
          <w:sz w:val="22"/>
          <w:szCs w:val="22"/>
          <w:highlight w:val="white"/>
        </w:rPr>
        <w:t xml:space="preserve"> </w:t>
      </w:r>
      <w:r w:rsidR="00191929" w:rsidRPr="00191929">
        <w:rPr>
          <w:rFonts w:ascii="Times New Roman" w:eastAsia="Times New Roman" w:hAnsi="Times New Roman"/>
          <w:i/>
          <w:kern w:val="0"/>
          <w:sz w:val="22"/>
          <w:szCs w:val="22"/>
        </w:rPr>
        <w:t>163.3</w:t>
      </w:r>
      <w:r w:rsidR="00191929">
        <w:rPr>
          <w:rFonts w:ascii="Times New Roman" w:eastAsia="Times New Roman" w:hAnsi="Times New Roman"/>
          <w:i/>
          <w:kern w:val="0"/>
          <w:sz w:val="22"/>
          <w:szCs w:val="22"/>
        </w:rPr>
        <w:t>3</w:t>
      </w:r>
      <w:r w:rsidRPr="00443847">
        <w:rPr>
          <w:rFonts w:ascii="Times New Roman" w:eastAsia="Times New Roman" w:hAnsi="Times New Roman"/>
          <w:i/>
          <w:kern w:val="0"/>
          <w:sz w:val="22"/>
          <w:szCs w:val="22"/>
          <w:highlight w:val="white"/>
        </w:rPr>
        <w:t>).</w:t>
      </w:r>
      <w:r w:rsidRPr="00443847">
        <w:rPr>
          <w:rFonts w:ascii="Times New Roman" w:eastAsia="Times New Roman" w:hAnsi="Times New Roman"/>
          <w:kern w:val="0"/>
          <w:sz w:val="22"/>
          <w:szCs w:val="22"/>
          <w:highlight w:val="white"/>
        </w:rPr>
        <w:t>]</w:t>
      </w:r>
    </w:p>
    <w:p w14:paraId="2FCC93FD" w14:textId="081C4743" w:rsidR="007C532B" w:rsidRPr="00443847" w:rsidRDefault="007C532B" w:rsidP="007C532B">
      <w:pPr>
        <w:widowControl/>
        <w:spacing w:before="240" w:after="240" w:line="276" w:lineRule="auto"/>
        <w:ind w:firstLine="420"/>
        <w:jc w:val="left"/>
        <w:rPr>
          <w:rFonts w:ascii="Times New Roman" w:eastAsia="Times New Roman" w:hAnsi="Times New Roman"/>
          <w:kern w:val="0"/>
          <w:sz w:val="22"/>
          <w:szCs w:val="22"/>
          <w:highlight w:val="white"/>
        </w:rPr>
      </w:pPr>
    </w:p>
    <w:p w14:paraId="565618FD"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p>
    <w:p w14:paraId="40099813" w14:textId="63C14512" w:rsidR="007C532B" w:rsidRPr="007C532B" w:rsidRDefault="004F6280" w:rsidP="007C532B">
      <w:pPr>
        <w:widowControl/>
        <w:spacing w:before="240" w:after="240" w:line="276" w:lineRule="auto"/>
        <w:jc w:val="left"/>
        <w:rPr>
          <w:rFonts w:ascii="Times New Roman" w:eastAsia="Times New Roman" w:hAnsi="Times New Roman"/>
          <w:kern w:val="0"/>
          <w:szCs w:val="24"/>
          <w:highlight w:val="white"/>
          <w:lang w:val="zh-CN"/>
        </w:rPr>
      </w:pPr>
      <w:r>
        <w:rPr>
          <w:noProof/>
        </w:rPr>
        <w:lastRenderedPageBreak/>
        <w:drawing>
          <wp:inline distT="0" distB="0" distL="0" distR="0" wp14:anchorId="0883B49C" wp14:editId="4477BF2B">
            <wp:extent cx="5274310" cy="7896860"/>
            <wp:effectExtent l="0" t="0" r="0" b="0"/>
            <wp:docPr id="792892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2850" name=""/>
                    <pic:cNvPicPr/>
                  </pic:nvPicPr>
                  <pic:blipFill>
                    <a:blip r:embed="rId20"/>
                    <a:stretch>
                      <a:fillRect/>
                    </a:stretch>
                  </pic:blipFill>
                  <pic:spPr>
                    <a:xfrm>
                      <a:off x="0" y="0"/>
                      <a:ext cx="5274310" cy="7896860"/>
                    </a:xfrm>
                    <a:prstGeom prst="rect">
                      <a:avLst/>
                    </a:prstGeom>
                  </pic:spPr>
                </pic:pic>
              </a:graphicData>
            </a:graphic>
          </wp:inline>
        </w:drawing>
      </w:r>
    </w:p>
    <w:p w14:paraId="4BBFED4C" w14:textId="6EEECDCC" w:rsid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Figure 5.</w:t>
      </w:r>
      <w:r w:rsidRPr="00017BD5">
        <w:rPr>
          <w:rFonts w:ascii="Times New Roman" w:eastAsia="Times New Roman" w:hAnsi="Times New Roman"/>
          <w:i/>
          <w:kern w:val="0"/>
          <w:sz w:val="22"/>
          <w:szCs w:val="22"/>
          <w:highlight w:val="white"/>
        </w:rPr>
        <w:t xml:space="preserve"> </w:t>
      </w:r>
      <w:r w:rsidRPr="00017BD5">
        <w:rPr>
          <w:rFonts w:ascii="Times New Roman" w:eastAsia="Times New Roman" w:hAnsi="Times New Roman"/>
          <w:kern w:val="0"/>
          <w:sz w:val="22"/>
          <w:szCs w:val="22"/>
          <w:highlight w:val="white"/>
        </w:rPr>
        <w:t xml:space="preserve">Geographical distribution of all author institutions from traditional studies (A), all author’ institutions from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(B), and the world population (C). [</w:t>
      </w:r>
      <w:r w:rsidRPr="00017BD5">
        <w:rPr>
          <w:rFonts w:ascii="Times New Roman" w:eastAsia="Times New Roman" w:hAnsi="Times New Roman"/>
          <w:i/>
          <w:kern w:val="0"/>
          <w:sz w:val="22"/>
          <w:szCs w:val="22"/>
          <w:highlight w:val="white"/>
        </w:rPr>
        <w:t xml:space="preserve">Note panel A </w:t>
      </w:r>
      <w:r w:rsidRPr="00017BD5">
        <w:rPr>
          <w:rFonts w:ascii="Times New Roman" w:eastAsia="Times New Roman" w:hAnsi="Times New Roman"/>
          <w:i/>
          <w:kern w:val="0"/>
          <w:sz w:val="22"/>
          <w:szCs w:val="22"/>
          <w:highlight w:val="white"/>
        </w:rPr>
        <w:lastRenderedPageBreak/>
        <w:t xml:space="preserve">will be replaced with data from </w:t>
      </w:r>
      <w:r w:rsidR="00260C57">
        <w:rPr>
          <w:rFonts w:ascii="Times New Roman" w:eastAsia="Times New Roman" w:hAnsi="Times New Roman"/>
          <w:i/>
          <w:kern w:val="0"/>
          <w:sz w:val="22"/>
          <w:szCs w:val="22"/>
          <w:highlight w:val="white"/>
        </w:rPr>
        <w:t>PS2023</w:t>
      </w:r>
      <w:r w:rsidRPr="00017BD5">
        <w:rPr>
          <w:rFonts w:ascii="Times New Roman" w:eastAsia="Times New Roman" w:hAnsi="Times New Roman"/>
          <w:i/>
          <w:kern w:val="0"/>
          <w:sz w:val="22"/>
          <w:szCs w:val="22"/>
          <w:highlight w:val="white"/>
        </w:rPr>
        <w:t xml:space="preserve"> after collecting data; panel B will be replaced with data from all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after collecting data.</w:t>
      </w:r>
      <w:r w:rsidRPr="00017BD5">
        <w:rPr>
          <w:rFonts w:ascii="Times New Roman" w:eastAsia="Times New Roman" w:hAnsi="Times New Roman"/>
          <w:kern w:val="0"/>
          <w:sz w:val="22"/>
          <w:szCs w:val="22"/>
          <w:highlight w:val="white"/>
        </w:rPr>
        <w:t>]</w:t>
      </w:r>
    </w:p>
    <w:p w14:paraId="791418FE" w14:textId="77777777" w:rsidR="004F6280" w:rsidRDefault="004F6280" w:rsidP="00017BD5">
      <w:pPr>
        <w:widowControl/>
        <w:spacing w:before="240" w:after="240" w:line="276" w:lineRule="auto"/>
        <w:jc w:val="left"/>
        <w:rPr>
          <w:rFonts w:ascii="Times New Roman" w:eastAsia="Times New Roman" w:hAnsi="Times New Roman"/>
          <w:kern w:val="0"/>
          <w:sz w:val="22"/>
          <w:szCs w:val="22"/>
          <w:highlight w:val="white"/>
        </w:rPr>
      </w:pPr>
    </w:p>
    <w:p w14:paraId="0275462F" w14:textId="3F36652A" w:rsidR="00017BD5" w:rsidRP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 xml:space="preserve">4.2.2 Comparing all or leading authors of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with the world population data</w:t>
      </w:r>
    </w:p>
    <w:p w14:paraId="68121C97" w14:textId="706FC715" w:rsidR="00017BD5" w:rsidRPr="00017BD5" w:rsidRDefault="00017BD5" w:rsidP="004F6280">
      <w:pPr>
        <w:widowControl/>
        <w:spacing w:before="240" w:after="240" w:line="276" w:lineRule="auto"/>
        <w:ind w:firstLine="420"/>
        <w:jc w:val="left"/>
        <w:rPr>
          <w:rFonts w:ascii="Times New Roman" w:eastAsia="Times New Roman" w:hAnsi="Times New Roman"/>
          <w:i/>
          <w:kern w:val="0"/>
          <w:sz w:val="22"/>
          <w:szCs w:val="22"/>
          <w:highlight w:val="white"/>
        </w:rPr>
      </w:pPr>
      <w:r w:rsidRPr="00017BD5">
        <w:rPr>
          <w:rFonts w:ascii="Times New Roman" w:eastAsia="Times New Roman" w:hAnsi="Times New Roman"/>
          <w:kern w:val="0"/>
          <w:sz w:val="22"/>
          <w:szCs w:val="22"/>
          <w:highlight w:val="white"/>
        </w:rPr>
        <w:t>[</w:t>
      </w:r>
      <w:r w:rsidRPr="00017BD5">
        <w:rPr>
          <w:rFonts w:ascii="Times New Roman" w:eastAsia="Times New Roman" w:hAnsi="Times New Roman"/>
          <w:i/>
          <w:kern w:val="0"/>
          <w:sz w:val="22"/>
          <w:szCs w:val="22"/>
          <w:highlight w:val="white"/>
        </w:rPr>
        <w:t xml:space="preserve">First, we will compare the geographical distribution for both all authors' institutions from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(Figure 5B) and the world population data (Figure 5C), and compare the geographical distribution for both leading authors' institutions from and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(Figure 6B) and the world population data (Figure 6C).</w:t>
      </w:r>
    </w:p>
    <w:p w14:paraId="19DFAA72" w14:textId="2FDAAE9E" w:rsidR="00017BD5" w:rsidRPr="00017BD5" w:rsidRDefault="00017BD5" w:rsidP="004F6280">
      <w:pPr>
        <w:widowControl/>
        <w:spacing w:before="240" w:after="240" w:line="276" w:lineRule="auto"/>
        <w:ind w:firstLine="420"/>
        <w:jc w:val="left"/>
        <w:rPr>
          <w:rFonts w:ascii="Times New Roman" w:eastAsia="Times New Roman" w:hAnsi="Times New Roman"/>
          <w:i/>
          <w:kern w:val="0"/>
          <w:sz w:val="22"/>
          <w:szCs w:val="22"/>
          <w:highlight w:val="white"/>
        </w:rPr>
      </w:pPr>
      <w:r w:rsidRPr="00017BD5">
        <w:rPr>
          <w:rFonts w:ascii="Times New Roman" w:eastAsia="Times New Roman" w:hAnsi="Times New Roman"/>
          <w:i/>
          <w:kern w:val="0"/>
          <w:sz w:val="22"/>
          <w:szCs w:val="22"/>
          <w:highlight w:val="white"/>
        </w:rPr>
        <w:t xml:space="preserve">Second, we will calculate and compare the Simpson's diversity index for both all authors of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and the world population.</w:t>
      </w:r>
      <w:r>
        <w:rPr>
          <w:rFonts w:ascii="Times New Roman" w:eastAsia="Times New Roman" w:hAnsi="Times New Roman"/>
          <w:i/>
          <w:kern w:val="0"/>
          <w:sz w:val="22"/>
          <w:szCs w:val="22"/>
          <w:highlight w:val="white"/>
        </w:rPr>
        <w:t xml:space="preserve"> </w:t>
      </w:r>
      <w:r w:rsidRPr="00017BD5">
        <w:rPr>
          <w:rFonts w:ascii="Times New Roman" w:eastAsia="Times New Roman" w:hAnsi="Times New Roman"/>
          <w:i/>
          <w:kern w:val="0"/>
          <w:sz w:val="22"/>
          <w:szCs w:val="22"/>
          <w:highlight w:val="white"/>
        </w:rPr>
        <w:t xml:space="preserve">The results revealed the national diversity of the world population (D = 0.93) is significantly lower than the diversity of all author institutions in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(D = 0.94; t = 2.50, BF</w:t>
      </w:r>
      <w:r w:rsidRPr="00017BD5">
        <w:rPr>
          <w:rFonts w:ascii="Times New Roman" w:eastAsia="Times New Roman" w:hAnsi="Times New Roman"/>
          <w:i/>
          <w:kern w:val="0"/>
          <w:sz w:val="22"/>
          <w:szCs w:val="22"/>
          <w:highlight w:val="white"/>
          <w:vertAlign w:val="subscript"/>
        </w:rPr>
        <w:t>10</w:t>
      </w:r>
      <w:r w:rsidRPr="00017BD5">
        <w:rPr>
          <w:rFonts w:ascii="Times New Roman" w:eastAsia="Times New Roman" w:hAnsi="Times New Roman"/>
          <w:i/>
          <w:kern w:val="0"/>
          <w:sz w:val="22"/>
          <w:szCs w:val="22"/>
          <w:highlight w:val="white"/>
        </w:rPr>
        <w:t xml:space="preserve"> = </w:t>
      </w:r>
      <w:r w:rsidR="008F7479" w:rsidRPr="008F7479">
        <w:rPr>
          <w:rFonts w:ascii="Times New Roman" w:eastAsia="Times New Roman" w:hAnsi="Times New Roman"/>
          <w:i/>
          <w:kern w:val="0"/>
          <w:sz w:val="22"/>
          <w:szCs w:val="22"/>
        </w:rPr>
        <w:t>1.4</w:t>
      </w:r>
      <w:r w:rsidR="00191929">
        <w:rPr>
          <w:rFonts w:ascii="Times New Roman" w:eastAsia="Times New Roman" w:hAnsi="Times New Roman"/>
          <w:i/>
          <w:kern w:val="0"/>
          <w:sz w:val="22"/>
          <w:szCs w:val="22"/>
        </w:rPr>
        <w:t>9</w:t>
      </w:r>
      <w:r w:rsidRPr="00017BD5">
        <w:rPr>
          <w:rFonts w:ascii="Times New Roman" w:eastAsia="Times New Roman" w:hAnsi="Times New Roman"/>
          <w:i/>
          <w:kern w:val="0"/>
          <w:sz w:val="22"/>
          <w:szCs w:val="22"/>
          <w:highlight w:val="white"/>
        </w:rPr>
        <w:t>).</w:t>
      </w:r>
    </w:p>
    <w:p w14:paraId="32D32762" w14:textId="7805877F" w:rsidR="00017BD5" w:rsidRDefault="00017BD5" w:rsidP="004F6280">
      <w:pPr>
        <w:widowControl/>
        <w:spacing w:before="240" w:after="240" w:line="276" w:lineRule="auto"/>
        <w:ind w:firstLine="420"/>
        <w:jc w:val="left"/>
        <w:rPr>
          <w:rFonts w:ascii="Times New Roman" w:eastAsia="Times New Roman" w:hAnsi="Times New Roman"/>
          <w:kern w:val="0"/>
          <w:sz w:val="22"/>
          <w:szCs w:val="22"/>
          <w:highlight w:val="white"/>
        </w:rPr>
      </w:pPr>
      <w:r w:rsidRPr="00017BD5">
        <w:rPr>
          <w:rFonts w:ascii="Times New Roman" w:eastAsia="Times New Roman" w:hAnsi="Times New Roman"/>
          <w:i/>
          <w:kern w:val="0"/>
          <w:sz w:val="22"/>
          <w:szCs w:val="22"/>
          <w:highlight w:val="white"/>
        </w:rPr>
        <w:t xml:space="preserve">Third, we will calculate and compare the Simpson's diversity index for both leading authors of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and the world population. The results revealed the difference between the national diversity of the world population (D = 0.93) and the diversity of author institutions in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(D = 0.92) has not reached statistical significance (t = -0.19, BF</w:t>
      </w:r>
      <w:r w:rsidRPr="00017BD5">
        <w:rPr>
          <w:rFonts w:ascii="Times New Roman" w:eastAsia="Times New Roman" w:hAnsi="Times New Roman"/>
          <w:i/>
          <w:kern w:val="0"/>
          <w:sz w:val="22"/>
          <w:szCs w:val="22"/>
          <w:highlight w:val="white"/>
          <w:vertAlign w:val="subscript"/>
        </w:rPr>
        <w:t>10</w:t>
      </w:r>
      <w:r w:rsidRPr="00017BD5">
        <w:rPr>
          <w:rFonts w:ascii="Times New Roman" w:eastAsia="Times New Roman" w:hAnsi="Times New Roman"/>
          <w:i/>
          <w:kern w:val="0"/>
          <w:sz w:val="22"/>
          <w:szCs w:val="22"/>
          <w:highlight w:val="white"/>
        </w:rPr>
        <w:t xml:space="preserve"> = </w:t>
      </w:r>
      <w:r w:rsidR="008F7479" w:rsidRPr="008F7479">
        <w:rPr>
          <w:rFonts w:ascii="Times New Roman" w:eastAsia="Times New Roman" w:hAnsi="Times New Roman"/>
          <w:i/>
          <w:kern w:val="0"/>
          <w:sz w:val="22"/>
          <w:szCs w:val="22"/>
        </w:rPr>
        <w:t>0.11</w:t>
      </w:r>
      <w:r w:rsidRPr="00017BD5">
        <w:rPr>
          <w:rFonts w:ascii="Times New Roman" w:eastAsia="Times New Roman" w:hAnsi="Times New Roman"/>
          <w:i/>
          <w:kern w:val="0"/>
          <w:sz w:val="22"/>
          <w:szCs w:val="22"/>
          <w:highlight w:val="white"/>
        </w:rPr>
        <w:t>).</w:t>
      </w:r>
      <w:r w:rsidRPr="00017BD5">
        <w:rPr>
          <w:rFonts w:ascii="Times New Roman" w:eastAsia="Times New Roman" w:hAnsi="Times New Roman"/>
          <w:kern w:val="0"/>
          <w:sz w:val="22"/>
          <w:szCs w:val="22"/>
          <w:highlight w:val="white"/>
        </w:rPr>
        <w:t>]</w:t>
      </w:r>
    </w:p>
    <w:p w14:paraId="6D09083D" w14:textId="61A4BE05" w:rsidR="00017BD5" w:rsidRPr="00017BD5" w:rsidRDefault="004F6280" w:rsidP="00017BD5">
      <w:pPr>
        <w:widowControl/>
        <w:spacing w:before="240" w:after="240" w:line="276" w:lineRule="auto"/>
        <w:jc w:val="left"/>
        <w:rPr>
          <w:rFonts w:ascii="Times New Roman" w:eastAsia="Times New Roman" w:hAnsi="Times New Roman"/>
          <w:kern w:val="0"/>
          <w:sz w:val="22"/>
          <w:szCs w:val="22"/>
          <w:highlight w:val="white"/>
        </w:rPr>
      </w:pPr>
      <w:r>
        <w:rPr>
          <w:noProof/>
        </w:rPr>
        <w:lastRenderedPageBreak/>
        <w:drawing>
          <wp:inline distT="0" distB="0" distL="0" distR="0" wp14:anchorId="081AA2E2" wp14:editId="2E2266C3">
            <wp:extent cx="5274310" cy="7917815"/>
            <wp:effectExtent l="0" t="0" r="0" b="0"/>
            <wp:docPr id="2024257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7375" name=""/>
                    <pic:cNvPicPr/>
                  </pic:nvPicPr>
                  <pic:blipFill>
                    <a:blip r:embed="rId21"/>
                    <a:stretch>
                      <a:fillRect/>
                    </a:stretch>
                  </pic:blipFill>
                  <pic:spPr>
                    <a:xfrm>
                      <a:off x="0" y="0"/>
                      <a:ext cx="5274310" cy="7917815"/>
                    </a:xfrm>
                    <a:prstGeom prst="rect">
                      <a:avLst/>
                    </a:prstGeom>
                  </pic:spPr>
                </pic:pic>
              </a:graphicData>
            </a:graphic>
          </wp:inline>
        </w:drawing>
      </w:r>
    </w:p>
    <w:p w14:paraId="3B810F2A" w14:textId="5A59FA74" w:rsidR="00017BD5" w:rsidRP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Figure 6.</w:t>
      </w:r>
      <w:r w:rsidRPr="00017BD5">
        <w:rPr>
          <w:rFonts w:ascii="Times New Roman" w:eastAsia="Times New Roman" w:hAnsi="Times New Roman"/>
          <w:i/>
          <w:kern w:val="0"/>
          <w:sz w:val="22"/>
          <w:szCs w:val="22"/>
          <w:highlight w:val="white"/>
        </w:rPr>
        <w:t xml:space="preserve"> </w:t>
      </w:r>
      <w:r w:rsidRPr="00017BD5">
        <w:rPr>
          <w:rFonts w:ascii="Times New Roman" w:eastAsia="Times New Roman" w:hAnsi="Times New Roman"/>
          <w:kern w:val="0"/>
          <w:sz w:val="22"/>
          <w:szCs w:val="22"/>
          <w:highlight w:val="white"/>
        </w:rPr>
        <w:t xml:space="preserve">Geographical distribution of leading author institutions from traditional studies (A), leading author’ institutions from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(B), and the world population (C). [</w:t>
      </w:r>
      <w:r w:rsidRPr="00017BD5">
        <w:rPr>
          <w:rFonts w:ascii="Times New Roman" w:eastAsia="Times New Roman" w:hAnsi="Times New Roman"/>
          <w:i/>
          <w:kern w:val="0"/>
          <w:sz w:val="22"/>
          <w:szCs w:val="22"/>
          <w:highlight w:val="white"/>
        </w:rPr>
        <w:t xml:space="preserve">Note </w:t>
      </w:r>
      <w:r w:rsidRPr="00017BD5">
        <w:rPr>
          <w:rFonts w:ascii="Times New Roman" w:eastAsia="Times New Roman" w:hAnsi="Times New Roman"/>
          <w:i/>
          <w:kern w:val="0"/>
          <w:sz w:val="22"/>
          <w:szCs w:val="22"/>
          <w:highlight w:val="white"/>
        </w:rPr>
        <w:lastRenderedPageBreak/>
        <w:t xml:space="preserve">panel A will be replaced with data from </w:t>
      </w:r>
      <w:r w:rsidR="00260C57">
        <w:rPr>
          <w:rFonts w:ascii="Times New Roman" w:eastAsia="Times New Roman" w:hAnsi="Times New Roman"/>
          <w:i/>
          <w:kern w:val="0"/>
          <w:sz w:val="22"/>
          <w:szCs w:val="22"/>
          <w:highlight w:val="white"/>
        </w:rPr>
        <w:t>PS2023</w:t>
      </w:r>
      <w:r w:rsidRPr="00017BD5">
        <w:rPr>
          <w:rFonts w:ascii="Times New Roman" w:eastAsia="Times New Roman" w:hAnsi="Times New Roman"/>
          <w:i/>
          <w:kern w:val="0"/>
          <w:sz w:val="22"/>
          <w:szCs w:val="22"/>
          <w:highlight w:val="white"/>
        </w:rPr>
        <w:t xml:space="preserve"> after collecting data; panel B will be replaced with data from all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after collecting data.</w:t>
      </w:r>
      <w:r w:rsidRPr="00017BD5">
        <w:rPr>
          <w:rFonts w:ascii="Times New Roman" w:eastAsia="Times New Roman" w:hAnsi="Times New Roman"/>
          <w:kern w:val="0"/>
          <w:sz w:val="22"/>
          <w:szCs w:val="22"/>
          <w:highlight w:val="white"/>
        </w:rPr>
        <w:t>]</w:t>
      </w:r>
    </w:p>
    <w:p w14:paraId="5B34B73B" w14:textId="77777777" w:rsidR="00017BD5" w:rsidRPr="00017BD5" w:rsidRDefault="00017BD5" w:rsidP="0022342B">
      <w:pPr>
        <w:widowControl/>
        <w:spacing w:before="240" w:after="240" w:line="276" w:lineRule="auto"/>
        <w:jc w:val="left"/>
        <w:rPr>
          <w:rFonts w:ascii="Times New Roman" w:eastAsia="Times New Roman" w:hAnsi="Times New Roman"/>
          <w:kern w:val="0"/>
          <w:sz w:val="22"/>
          <w:szCs w:val="22"/>
          <w:highlight w:val="white"/>
        </w:rPr>
      </w:pPr>
    </w:p>
    <w:p w14:paraId="2074605D" w14:textId="0D4640E8" w:rsidR="0022342B" w:rsidRPr="00B92D10" w:rsidRDefault="007C532B" w:rsidP="002234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kern w:val="0"/>
          <w:sz w:val="22"/>
          <w:szCs w:val="22"/>
          <w:highlight w:val="white"/>
        </w:rPr>
        <w:t xml:space="preserve"> </w:t>
      </w:r>
      <w:r w:rsidR="0022342B" w:rsidRPr="00B92D10">
        <w:rPr>
          <w:rFonts w:ascii="Times New Roman" w:eastAsia="Times New Roman" w:hAnsi="Times New Roman"/>
          <w:b/>
          <w:kern w:val="0"/>
          <w:sz w:val="22"/>
          <w:szCs w:val="22"/>
          <w:highlight w:val="white"/>
        </w:rPr>
        <w:t>4.4 Exploratory Analysis</w:t>
      </w:r>
    </w:p>
    <w:p w14:paraId="3A30F3B1" w14:textId="005D2EE5" w:rsidR="00E22C18" w:rsidRPr="00B92D10" w:rsidRDefault="00017BD5" w:rsidP="00BB6429">
      <w:pPr>
        <w:widowControl/>
        <w:spacing w:before="240" w:after="240" w:line="276" w:lineRule="auto"/>
        <w:ind w:firstLine="420"/>
        <w:jc w:val="left"/>
        <w:rPr>
          <w:rFonts w:ascii="Times New Roman" w:hAnsi="Times New Roman"/>
          <w:kern w:val="0"/>
          <w:sz w:val="22"/>
          <w:szCs w:val="22"/>
        </w:rPr>
      </w:pPr>
      <w:r w:rsidRPr="00017BD5">
        <w:rPr>
          <w:rFonts w:ascii="Times New Roman" w:eastAsia="Times New Roman" w:hAnsi="Times New Roman"/>
          <w:kern w:val="0"/>
          <w:sz w:val="22"/>
          <w:szCs w:val="22"/>
          <w:highlight w:val="white"/>
        </w:rPr>
        <w:t>[</w:t>
      </w:r>
      <w:r w:rsidRPr="00017BD5">
        <w:rPr>
          <w:rFonts w:ascii="Times New Roman" w:eastAsia="Times New Roman" w:hAnsi="Times New Roman"/>
          <w:i/>
          <w:kern w:val="0"/>
          <w:sz w:val="22"/>
          <w:szCs w:val="22"/>
          <w:highlight w:val="white"/>
        </w:rPr>
        <w:t>We will report the results of exploratory analysis, including the relationship between the proportion of participants/authors and GDP per capita, R&amp;D investment, number of universities per 100,000 people, number of psychology researchers per 100,000 people, Average years of schooling, Urbanization, Globalization, Internet penetration rate, cultural distance from the United States, linguistic distance from the United States, and English Proficiency of each country/region (Table3 &amp; Figure 7). To explore the heterogeneity within countries, we also used three countries as examples and explored the relationship between the proportion of participants/authors in each state/province and the</w:t>
      </w:r>
      <w:r w:rsidRPr="00017BD5">
        <w:rPr>
          <w:rFonts w:ascii="Times New Roman" w:eastAsia="Times New Roman" w:hAnsi="Times New Roman"/>
          <w:kern w:val="0"/>
          <w:sz w:val="22"/>
          <w:szCs w:val="22"/>
          <w:highlight w:val="white"/>
        </w:rPr>
        <w:t xml:space="preserve"> </w:t>
      </w:r>
      <w:r w:rsidRPr="00017BD5">
        <w:rPr>
          <w:rFonts w:ascii="Times New Roman" w:eastAsia="Times New Roman" w:hAnsi="Times New Roman"/>
          <w:i/>
          <w:kern w:val="0"/>
          <w:sz w:val="22"/>
          <w:szCs w:val="22"/>
          <w:highlight w:val="white"/>
        </w:rPr>
        <w:t>Urbanization, Internet penetration rate, and English Proficiency of each state/province in Nigeria, China, and the United States (Table4 &amp; Figure 8). The purpose of presenting results here is to demonstrate how our analytical scripts work. The results will be replaced after collecting data.</w:t>
      </w:r>
      <w:r w:rsidRPr="00017BD5">
        <w:rPr>
          <w:rFonts w:ascii="Times New Roman" w:eastAsia="Times New Roman" w:hAnsi="Times New Roman"/>
          <w:kern w:val="0"/>
          <w:sz w:val="22"/>
          <w:szCs w:val="22"/>
          <w:highlight w:val="white"/>
        </w:rPr>
        <w:t>]</w:t>
      </w:r>
    </w:p>
    <w:p w14:paraId="58D6EDAB"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72EE2A17"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9000402"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344D89C9"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601858AC"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82D175E"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18A0114"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2ABCE512"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7D0FEA0"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6E1D7A70"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AEDDC5C"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7894409"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8F3ECC6"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7A14D00E" w14:textId="76EECE43" w:rsidR="00FB01B8" w:rsidRDefault="00017BD5" w:rsidP="007C532B">
      <w:pPr>
        <w:widowControl/>
        <w:spacing w:before="240" w:after="240" w:line="276" w:lineRule="auto"/>
        <w:jc w:val="left"/>
        <w:rPr>
          <w:rFonts w:ascii="Times New Roman" w:hAnsi="Times New Roman" w:hint="eastAsia"/>
          <w:kern w:val="0"/>
          <w:sz w:val="22"/>
          <w:szCs w:val="22"/>
          <w:highlight w:val="white"/>
        </w:rPr>
      </w:pPr>
      <w:bookmarkStart w:id="34" w:name="_Hlk156744852"/>
      <w:r w:rsidRPr="00017BD5">
        <w:rPr>
          <w:rFonts w:ascii="Times New Roman" w:eastAsia="Times New Roman" w:hAnsi="Times New Roman"/>
          <w:kern w:val="0"/>
          <w:sz w:val="22"/>
          <w:szCs w:val="22"/>
          <w:highlight w:val="white"/>
        </w:rPr>
        <w:lastRenderedPageBreak/>
        <w:t xml:space="preserve">Table 3. Regression analysis between </w:t>
      </w:r>
      <w:r w:rsidR="00195EE3" w:rsidRPr="00195EE3">
        <w:rPr>
          <w:rFonts w:ascii="Times New Roman" w:eastAsia="Times New Roman" w:hAnsi="Times New Roman"/>
          <w:kern w:val="0"/>
          <w:sz w:val="22"/>
          <w:szCs w:val="22"/>
        </w:rPr>
        <w:t>country</w:t>
      </w:r>
      <w:r w:rsidRPr="00017BD5">
        <w:rPr>
          <w:rFonts w:ascii="Times New Roman" w:eastAsia="Times New Roman" w:hAnsi="Times New Roman"/>
          <w:kern w:val="0"/>
          <w:sz w:val="22"/>
          <w:szCs w:val="22"/>
          <w:highlight w:val="white"/>
        </w:rPr>
        <w:t xml:space="preserve"> level socioeconomic/cultural factors and proportion of samples in traditional studies and </w:t>
      </w:r>
      <w:r w:rsidR="005C7D3B">
        <w:rPr>
          <w:rFonts w:ascii="Times New Roman" w:eastAsia="Times New Roman" w:hAnsi="Times New Roman"/>
          <w:kern w:val="0"/>
          <w:sz w:val="22"/>
          <w:szCs w:val="22"/>
          <w:highlight w:val="white"/>
        </w:rPr>
        <w:t>big team science</w:t>
      </w:r>
      <w:bookmarkStart w:id="35" w:name="_Hlk157288690"/>
      <w:bookmarkEnd w:id="34"/>
    </w:p>
    <w:tbl>
      <w:tblPr>
        <w:tblStyle w:val="ae"/>
        <w:tblW w:w="9322" w:type="dxa"/>
        <w:tblLayout w:type="fixed"/>
        <w:tblLook w:val="04A0" w:firstRow="1" w:lastRow="0" w:firstColumn="1" w:lastColumn="0" w:noHBand="0" w:noVBand="1"/>
      </w:tblPr>
      <w:tblGrid>
        <w:gridCol w:w="2093"/>
        <w:gridCol w:w="992"/>
        <w:gridCol w:w="1593"/>
        <w:gridCol w:w="851"/>
        <w:gridCol w:w="992"/>
        <w:gridCol w:w="1843"/>
        <w:gridCol w:w="958"/>
      </w:tblGrid>
      <w:tr w:rsidR="00FB01B8" w:rsidRPr="00B92D10" w14:paraId="129D2DF8" w14:textId="77777777" w:rsidTr="00493CD7">
        <w:tc>
          <w:tcPr>
            <w:tcW w:w="2093" w:type="dxa"/>
            <w:tcBorders>
              <w:top w:val="single" w:sz="8" w:space="0" w:color="auto"/>
              <w:left w:val="nil"/>
              <w:bottom w:val="nil"/>
              <w:right w:val="nil"/>
            </w:tcBorders>
          </w:tcPr>
          <w:p w14:paraId="0159F8BC"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p>
        </w:tc>
        <w:tc>
          <w:tcPr>
            <w:tcW w:w="3436" w:type="dxa"/>
            <w:gridSpan w:val="3"/>
            <w:tcBorders>
              <w:top w:val="single" w:sz="8" w:space="0" w:color="auto"/>
              <w:left w:val="nil"/>
              <w:bottom w:val="single" w:sz="8" w:space="0" w:color="auto"/>
              <w:right w:val="nil"/>
            </w:tcBorders>
            <w:shd w:val="clear" w:color="auto" w:fill="auto"/>
          </w:tcPr>
          <w:p w14:paraId="73A7F705" w14:textId="77777777" w:rsidR="00FB01B8" w:rsidRPr="00BB6429" w:rsidRDefault="00FB01B8" w:rsidP="00D507B7">
            <w:pPr>
              <w:widowControl/>
              <w:spacing w:line="276" w:lineRule="auto"/>
              <w:jc w:val="center"/>
              <w:rPr>
                <w:rFonts w:ascii="Times New Roman" w:eastAsia="Times New Roman" w:hAnsi="Times New Roman"/>
                <w:i/>
                <w:iCs/>
                <w:kern w:val="0"/>
                <w:sz w:val="22"/>
                <w:szCs w:val="22"/>
              </w:rPr>
            </w:pPr>
            <w:r w:rsidRPr="00BB6429">
              <w:rPr>
                <w:rFonts w:ascii="Times New Roman" w:eastAsia="Times New Roman" w:hAnsi="Times New Roman"/>
                <w:i/>
                <w:iCs/>
                <w:kern w:val="0"/>
                <w:sz w:val="22"/>
                <w:szCs w:val="22"/>
                <w:highlight w:val="white"/>
                <w:lang w:val="zh-CN"/>
              </w:rPr>
              <w:t>PS2014</w:t>
            </w:r>
          </w:p>
        </w:tc>
        <w:tc>
          <w:tcPr>
            <w:tcW w:w="3793" w:type="dxa"/>
            <w:gridSpan w:val="3"/>
            <w:tcBorders>
              <w:top w:val="single" w:sz="8" w:space="0" w:color="auto"/>
              <w:left w:val="nil"/>
              <w:bottom w:val="single" w:sz="8" w:space="0" w:color="auto"/>
              <w:right w:val="nil"/>
            </w:tcBorders>
            <w:shd w:val="clear" w:color="auto" w:fill="auto"/>
          </w:tcPr>
          <w:p w14:paraId="0DBC79E6" w14:textId="77777777" w:rsidR="00FB01B8" w:rsidRPr="00B92D10" w:rsidRDefault="00FB01B8" w:rsidP="00D507B7">
            <w:pPr>
              <w:widowControl/>
              <w:spacing w:line="276" w:lineRule="auto"/>
              <w:jc w:val="center"/>
              <w:rPr>
                <w:rFonts w:ascii="Times New Roman" w:eastAsia="Times New Roman" w:hAnsi="Times New Roman"/>
                <w:i/>
                <w:kern w:val="0"/>
                <w:sz w:val="22"/>
                <w:szCs w:val="22"/>
              </w:rPr>
            </w:pPr>
            <w:r>
              <w:rPr>
                <w:rFonts w:ascii="Times New Roman" w:hAnsi="Times New Roman"/>
                <w:kern w:val="0"/>
                <w:sz w:val="22"/>
                <w:szCs w:val="22"/>
                <w:lang w:val="zh-CN"/>
              </w:rPr>
              <w:t>B</w:t>
            </w:r>
            <w:r w:rsidRPr="0006547D">
              <w:rPr>
                <w:rFonts w:ascii="Times New Roman" w:eastAsia="Times New Roman" w:hAnsi="Times New Roman"/>
                <w:kern w:val="0"/>
                <w:sz w:val="22"/>
                <w:szCs w:val="22"/>
                <w:lang w:val="zh-CN"/>
              </w:rPr>
              <w:t>ig team science</w:t>
            </w:r>
          </w:p>
        </w:tc>
      </w:tr>
      <w:tr w:rsidR="00FB01B8" w:rsidRPr="00B92D10" w14:paraId="04299FDB" w14:textId="77777777" w:rsidTr="00493CD7">
        <w:tc>
          <w:tcPr>
            <w:tcW w:w="2093" w:type="dxa"/>
            <w:tcBorders>
              <w:top w:val="nil"/>
              <w:left w:val="nil"/>
              <w:bottom w:val="single" w:sz="8" w:space="0" w:color="auto"/>
              <w:right w:val="nil"/>
            </w:tcBorders>
          </w:tcPr>
          <w:p w14:paraId="32F94C86"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p>
        </w:tc>
        <w:tc>
          <w:tcPr>
            <w:tcW w:w="992" w:type="dxa"/>
            <w:tcBorders>
              <w:top w:val="single" w:sz="8" w:space="0" w:color="auto"/>
              <w:left w:val="nil"/>
              <w:bottom w:val="single" w:sz="8" w:space="0" w:color="auto"/>
              <w:right w:val="nil"/>
            </w:tcBorders>
            <w:shd w:val="clear" w:color="auto" w:fill="auto"/>
          </w:tcPr>
          <w:p w14:paraId="20F98AD2" w14:textId="77777777" w:rsidR="00FB01B8" w:rsidRPr="000F0F10" w:rsidRDefault="00FB01B8" w:rsidP="00D507B7">
            <w:pPr>
              <w:widowControl/>
              <w:spacing w:line="276" w:lineRule="auto"/>
              <w:jc w:val="left"/>
              <w:rPr>
                <w:rFonts w:ascii="Times New Roman" w:eastAsia="Times New Roman" w:hAnsi="Times New Roman"/>
                <w:i/>
                <w:kern w:val="0"/>
                <w:sz w:val="22"/>
                <w:szCs w:val="22"/>
              </w:rPr>
            </w:pPr>
            <w:r>
              <w:rPr>
                <w:rFonts w:ascii="Times New Roman" w:hAnsi="Times New Roman"/>
                <w:i/>
                <w:kern w:val="0"/>
                <w:sz w:val="22"/>
                <w:szCs w:val="22"/>
                <w:lang w:val="zh-CN"/>
              </w:rPr>
              <w:t>E</w:t>
            </w:r>
            <w:r w:rsidRPr="000F0F10">
              <w:rPr>
                <w:rFonts w:ascii="Times New Roman" w:hAnsi="Times New Roman"/>
                <w:i/>
                <w:kern w:val="0"/>
                <w:sz w:val="22"/>
                <w:szCs w:val="22"/>
                <w:lang w:val="zh-CN"/>
              </w:rPr>
              <w:t xml:space="preserve">stimate </w:t>
            </w:r>
            <w:r w:rsidRPr="00E554D0">
              <w:rPr>
                <w:rFonts w:ascii="Times New Roman" w:hAnsi="Times New Roman"/>
                <w:iCs/>
                <w:kern w:val="0"/>
                <w:sz w:val="22"/>
                <w:szCs w:val="22"/>
                <w:lang w:val="zh-CN"/>
              </w:rPr>
              <w:t>(</w:t>
            </w:r>
            <w:r w:rsidRPr="00E554D0">
              <w:rPr>
                <w:rFonts w:ascii="Times New Roman" w:hAnsi="Times New Roman"/>
                <w:i/>
                <w:kern w:val="0"/>
                <w:sz w:val="22"/>
                <w:szCs w:val="22"/>
                <w:lang w:val="zh-CN"/>
              </w:rPr>
              <w:t>b</w:t>
            </w:r>
            <w:r w:rsidRPr="00E554D0">
              <w:rPr>
                <w:rFonts w:ascii="Times New Roman" w:hAnsi="Times New Roman"/>
                <w:iCs/>
                <w:kern w:val="0"/>
                <w:sz w:val="22"/>
                <w:szCs w:val="22"/>
                <w:lang w:val="zh-CN"/>
              </w:rPr>
              <w:t>)</w:t>
            </w:r>
          </w:p>
        </w:tc>
        <w:tc>
          <w:tcPr>
            <w:tcW w:w="1593" w:type="dxa"/>
            <w:tcBorders>
              <w:top w:val="single" w:sz="8" w:space="0" w:color="auto"/>
              <w:left w:val="nil"/>
              <w:bottom w:val="single" w:sz="8" w:space="0" w:color="auto"/>
              <w:right w:val="nil"/>
            </w:tcBorders>
            <w:shd w:val="clear" w:color="auto" w:fill="auto"/>
          </w:tcPr>
          <w:p w14:paraId="204F6179"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Cs/>
                <w:kern w:val="0"/>
                <w:sz w:val="22"/>
                <w:szCs w:val="22"/>
                <w:highlight w:val="white"/>
                <w:lang w:val="zh-CN"/>
              </w:rPr>
              <w:t>95%</w:t>
            </w:r>
            <w:r w:rsidRPr="00B92D10">
              <w:rPr>
                <w:rFonts w:ascii="Times New Roman" w:eastAsia="Times New Roman" w:hAnsi="Times New Roman"/>
                <w:i/>
                <w:kern w:val="0"/>
                <w:sz w:val="22"/>
                <w:szCs w:val="22"/>
                <w:highlight w:val="white"/>
                <w:lang w:val="zh-CN"/>
              </w:rPr>
              <w:t xml:space="preserve"> CI</w:t>
            </w:r>
          </w:p>
        </w:tc>
        <w:tc>
          <w:tcPr>
            <w:tcW w:w="851" w:type="dxa"/>
            <w:tcBorders>
              <w:top w:val="single" w:sz="8" w:space="0" w:color="auto"/>
              <w:left w:val="nil"/>
              <w:bottom w:val="single" w:sz="8" w:space="0" w:color="auto"/>
              <w:right w:val="nil"/>
            </w:tcBorders>
            <w:shd w:val="clear" w:color="auto" w:fill="auto"/>
          </w:tcPr>
          <w:p w14:paraId="205B27DD"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BF</w:t>
            </w:r>
            <w:r w:rsidRPr="00B92D10">
              <w:rPr>
                <w:rFonts w:ascii="Times New Roman" w:eastAsia="Times New Roman" w:hAnsi="Times New Roman"/>
                <w:i/>
                <w:kern w:val="0"/>
                <w:sz w:val="22"/>
                <w:szCs w:val="22"/>
                <w:highlight w:val="white"/>
                <w:vertAlign w:val="subscript"/>
                <w:lang w:val="zh-CN"/>
              </w:rPr>
              <w:t>10</w:t>
            </w:r>
          </w:p>
        </w:tc>
        <w:tc>
          <w:tcPr>
            <w:tcW w:w="992" w:type="dxa"/>
            <w:tcBorders>
              <w:top w:val="single" w:sz="8" w:space="0" w:color="auto"/>
              <w:left w:val="nil"/>
              <w:bottom w:val="single" w:sz="8" w:space="0" w:color="auto"/>
              <w:right w:val="nil"/>
            </w:tcBorders>
            <w:shd w:val="clear" w:color="auto" w:fill="auto"/>
          </w:tcPr>
          <w:p w14:paraId="64151902" w14:textId="77777777" w:rsidR="00FB01B8" w:rsidRPr="000F0F10" w:rsidRDefault="00FB01B8" w:rsidP="00D507B7">
            <w:pPr>
              <w:widowControl/>
              <w:spacing w:line="276" w:lineRule="auto"/>
              <w:jc w:val="left"/>
              <w:rPr>
                <w:rFonts w:ascii="Times New Roman" w:hAnsi="Times New Roman"/>
                <w:i/>
                <w:kern w:val="0"/>
                <w:sz w:val="22"/>
                <w:szCs w:val="22"/>
              </w:rPr>
            </w:pPr>
            <w:r>
              <w:rPr>
                <w:rFonts w:ascii="Times New Roman" w:hAnsi="Times New Roman"/>
                <w:i/>
                <w:kern w:val="0"/>
                <w:sz w:val="22"/>
                <w:szCs w:val="22"/>
                <w:lang w:val="zh-CN"/>
              </w:rPr>
              <w:t>E</w:t>
            </w:r>
            <w:r w:rsidRPr="000F0F10">
              <w:rPr>
                <w:rFonts w:ascii="Times New Roman" w:hAnsi="Times New Roman"/>
                <w:i/>
                <w:kern w:val="0"/>
                <w:sz w:val="22"/>
                <w:szCs w:val="22"/>
                <w:lang w:val="zh-CN"/>
              </w:rPr>
              <w:t xml:space="preserve">stimate </w:t>
            </w:r>
            <w:r w:rsidRPr="00E554D0">
              <w:rPr>
                <w:rFonts w:ascii="Times New Roman" w:hAnsi="Times New Roman"/>
                <w:iCs/>
                <w:kern w:val="0"/>
                <w:sz w:val="22"/>
                <w:szCs w:val="22"/>
                <w:lang w:val="zh-CN"/>
              </w:rPr>
              <w:t>(</w:t>
            </w:r>
            <w:r w:rsidRPr="00E554D0">
              <w:rPr>
                <w:rFonts w:ascii="Times New Roman" w:hAnsi="Times New Roman"/>
                <w:i/>
                <w:kern w:val="0"/>
                <w:sz w:val="22"/>
                <w:szCs w:val="22"/>
                <w:lang w:val="zh-CN"/>
              </w:rPr>
              <w:t>b</w:t>
            </w:r>
            <w:r w:rsidRPr="00E554D0">
              <w:rPr>
                <w:rFonts w:ascii="Times New Roman" w:hAnsi="Times New Roman"/>
                <w:iCs/>
                <w:kern w:val="0"/>
                <w:sz w:val="22"/>
                <w:szCs w:val="22"/>
                <w:lang w:val="zh-CN"/>
              </w:rPr>
              <w:t>)</w:t>
            </w:r>
          </w:p>
        </w:tc>
        <w:tc>
          <w:tcPr>
            <w:tcW w:w="1843" w:type="dxa"/>
            <w:tcBorders>
              <w:top w:val="single" w:sz="8" w:space="0" w:color="auto"/>
              <w:left w:val="nil"/>
              <w:bottom w:val="single" w:sz="8" w:space="0" w:color="auto"/>
              <w:right w:val="nil"/>
            </w:tcBorders>
            <w:shd w:val="clear" w:color="auto" w:fill="auto"/>
          </w:tcPr>
          <w:p w14:paraId="186D45C2"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Cs/>
                <w:kern w:val="0"/>
                <w:sz w:val="22"/>
                <w:szCs w:val="22"/>
                <w:highlight w:val="white"/>
                <w:lang w:val="zh-CN"/>
              </w:rPr>
              <w:t>95%</w:t>
            </w:r>
            <w:r w:rsidRPr="00B92D10">
              <w:rPr>
                <w:rFonts w:ascii="Times New Roman" w:eastAsia="Times New Roman" w:hAnsi="Times New Roman"/>
                <w:i/>
                <w:kern w:val="0"/>
                <w:sz w:val="22"/>
                <w:szCs w:val="22"/>
                <w:highlight w:val="white"/>
                <w:lang w:val="zh-CN"/>
              </w:rPr>
              <w:t xml:space="preserve"> CI</w:t>
            </w:r>
          </w:p>
        </w:tc>
        <w:tc>
          <w:tcPr>
            <w:tcW w:w="958" w:type="dxa"/>
            <w:tcBorders>
              <w:top w:val="single" w:sz="8" w:space="0" w:color="auto"/>
              <w:left w:val="nil"/>
              <w:bottom w:val="single" w:sz="8" w:space="0" w:color="auto"/>
              <w:right w:val="nil"/>
            </w:tcBorders>
            <w:shd w:val="clear" w:color="auto" w:fill="auto"/>
          </w:tcPr>
          <w:p w14:paraId="3319E9C3"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BF</w:t>
            </w:r>
            <w:r w:rsidRPr="00B92D10">
              <w:rPr>
                <w:rFonts w:ascii="Times New Roman" w:eastAsia="Times New Roman" w:hAnsi="Times New Roman"/>
                <w:i/>
                <w:kern w:val="0"/>
                <w:sz w:val="22"/>
                <w:szCs w:val="22"/>
                <w:highlight w:val="white"/>
                <w:vertAlign w:val="subscript"/>
                <w:lang w:val="zh-CN"/>
              </w:rPr>
              <w:t>10</w:t>
            </w:r>
          </w:p>
        </w:tc>
      </w:tr>
      <w:tr w:rsidR="00FB01B8" w:rsidRPr="00B92D10" w14:paraId="6CA6F558" w14:textId="77777777" w:rsidTr="00493CD7">
        <w:tc>
          <w:tcPr>
            <w:tcW w:w="2093" w:type="dxa"/>
            <w:tcBorders>
              <w:top w:val="single" w:sz="8" w:space="0" w:color="auto"/>
              <w:left w:val="nil"/>
              <w:bottom w:val="nil"/>
              <w:right w:val="nil"/>
            </w:tcBorders>
            <w:shd w:val="clear" w:color="auto" w:fill="auto"/>
          </w:tcPr>
          <w:p w14:paraId="4BE64902" w14:textId="77777777"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GDP per capita</w:t>
            </w:r>
          </w:p>
        </w:tc>
        <w:tc>
          <w:tcPr>
            <w:tcW w:w="992" w:type="dxa"/>
            <w:tcBorders>
              <w:top w:val="single" w:sz="8" w:space="0" w:color="auto"/>
              <w:left w:val="nil"/>
              <w:bottom w:val="nil"/>
              <w:right w:val="nil"/>
            </w:tcBorders>
            <w:shd w:val="clear" w:color="auto" w:fill="auto"/>
          </w:tcPr>
          <w:p w14:paraId="5C8BB142" w14:textId="4BC5DCC8" w:rsidR="00FB01B8" w:rsidRPr="000F0F10"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6</w:t>
            </w:r>
            <w:r w:rsidRPr="000F0F10">
              <w:rPr>
                <w:rFonts w:ascii="Times New Roman" w:hAnsi="Times New Roman"/>
                <w:sz w:val="21"/>
                <w:szCs w:val="21"/>
              </w:rPr>
              <w:t>.1</w:t>
            </w:r>
            <w:r>
              <w:rPr>
                <w:rFonts w:ascii="Times New Roman" w:hAnsi="Times New Roman" w:hint="eastAsia"/>
                <w:sz w:val="21"/>
                <w:szCs w:val="21"/>
              </w:rPr>
              <w:t>8</w:t>
            </w:r>
          </w:p>
        </w:tc>
        <w:tc>
          <w:tcPr>
            <w:tcW w:w="1593" w:type="dxa"/>
            <w:tcBorders>
              <w:top w:val="single" w:sz="8" w:space="0" w:color="auto"/>
              <w:left w:val="nil"/>
              <w:bottom w:val="nil"/>
              <w:right w:val="nil"/>
            </w:tcBorders>
            <w:shd w:val="clear" w:color="auto" w:fill="auto"/>
          </w:tcPr>
          <w:p w14:paraId="761C2184" w14:textId="0A58030C"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w:t>
            </w:r>
            <w:r>
              <w:rPr>
                <w:rFonts w:ascii="Times New Roman" w:hAnsi="Times New Roman" w:hint="eastAsia"/>
                <w:sz w:val="21"/>
                <w:szCs w:val="21"/>
              </w:rPr>
              <w:t>2</w:t>
            </w:r>
            <w:r w:rsidRPr="000F0F10">
              <w:rPr>
                <w:rFonts w:ascii="Times New Roman" w:hAnsi="Times New Roman"/>
                <w:sz w:val="21"/>
                <w:szCs w:val="21"/>
              </w:rPr>
              <w:t>.</w:t>
            </w:r>
            <w:r>
              <w:rPr>
                <w:rFonts w:ascii="Times New Roman" w:hAnsi="Times New Roman" w:hint="eastAsia"/>
                <w:sz w:val="21"/>
                <w:szCs w:val="21"/>
              </w:rPr>
              <w:t>36</w:t>
            </w:r>
            <w:r w:rsidRPr="000F0F10">
              <w:rPr>
                <w:rFonts w:ascii="Times New Roman" w:hAnsi="Times New Roman"/>
                <w:sz w:val="21"/>
                <w:szCs w:val="21"/>
              </w:rPr>
              <w:t xml:space="preserve">, </w:t>
            </w:r>
            <w:r>
              <w:rPr>
                <w:rFonts w:ascii="Times New Roman" w:hAnsi="Times New Roman" w:hint="eastAsia"/>
                <w:sz w:val="21"/>
                <w:szCs w:val="21"/>
              </w:rPr>
              <w:t>12</w:t>
            </w:r>
            <w:r w:rsidRPr="000F0F10">
              <w:rPr>
                <w:rFonts w:ascii="Times New Roman" w:hAnsi="Times New Roman"/>
                <w:sz w:val="21"/>
                <w:szCs w:val="21"/>
              </w:rPr>
              <w:t>.</w:t>
            </w:r>
            <w:r>
              <w:rPr>
                <w:rFonts w:ascii="Times New Roman" w:hAnsi="Times New Roman" w:hint="eastAsia"/>
                <w:sz w:val="21"/>
                <w:szCs w:val="21"/>
              </w:rPr>
              <w:t>40</w:t>
            </w:r>
            <w:r w:rsidRPr="000F0F10">
              <w:rPr>
                <w:rFonts w:ascii="Times New Roman" w:hAnsi="Times New Roman"/>
                <w:sz w:val="21"/>
                <w:szCs w:val="21"/>
              </w:rPr>
              <w:t>]</w:t>
            </w:r>
          </w:p>
        </w:tc>
        <w:tc>
          <w:tcPr>
            <w:tcW w:w="851" w:type="dxa"/>
            <w:tcBorders>
              <w:top w:val="single" w:sz="8" w:space="0" w:color="auto"/>
              <w:left w:val="nil"/>
              <w:bottom w:val="nil"/>
              <w:right w:val="nil"/>
            </w:tcBorders>
            <w:shd w:val="clear" w:color="auto" w:fill="auto"/>
          </w:tcPr>
          <w:p w14:paraId="303EBE6A" w14:textId="6ABC6283"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c>
          <w:tcPr>
            <w:tcW w:w="992" w:type="dxa"/>
            <w:tcBorders>
              <w:top w:val="single" w:sz="8" w:space="0" w:color="auto"/>
              <w:left w:val="nil"/>
              <w:bottom w:val="nil"/>
              <w:right w:val="nil"/>
            </w:tcBorders>
            <w:shd w:val="clear" w:color="auto" w:fill="auto"/>
          </w:tcPr>
          <w:p w14:paraId="721BACEA" w14:textId="3BF4E85C"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2.</w:t>
            </w:r>
            <w:r>
              <w:rPr>
                <w:rFonts w:ascii="Times New Roman" w:hAnsi="Times New Roman" w:hint="eastAsia"/>
                <w:sz w:val="21"/>
                <w:szCs w:val="21"/>
              </w:rPr>
              <w:t>75</w:t>
            </w:r>
          </w:p>
        </w:tc>
        <w:tc>
          <w:tcPr>
            <w:tcW w:w="1843" w:type="dxa"/>
            <w:tcBorders>
              <w:top w:val="single" w:sz="8" w:space="0" w:color="auto"/>
              <w:left w:val="nil"/>
              <w:bottom w:val="nil"/>
              <w:right w:val="nil"/>
            </w:tcBorders>
            <w:shd w:val="clear" w:color="auto" w:fill="auto"/>
          </w:tcPr>
          <w:p w14:paraId="2AC586FE" w14:textId="61042C78"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[0.9</w:t>
            </w:r>
            <w:r>
              <w:rPr>
                <w:rFonts w:ascii="Times New Roman" w:hAnsi="Times New Roman" w:hint="eastAsia"/>
                <w:sz w:val="21"/>
                <w:szCs w:val="21"/>
              </w:rPr>
              <w:t>4</w:t>
            </w:r>
            <w:r w:rsidRPr="000F0F10">
              <w:rPr>
                <w:rFonts w:ascii="Times New Roman" w:hAnsi="Times New Roman"/>
                <w:sz w:val="21"/>
                <w:szCs w:val="21"/>
              </w:rPr>
              <w:t>, 46.</w:t>
            </w:r>
            <w:r>
              <w:rPr>
                <w:rFonts w:ascii="Times New Roman" w:hAnsi="Times New Roman" w:hint="eastAsia"/>
                <w:sz w:val="21"/>
                <w:szCs w:val="21"/>
              </w:rPr>
              <w:t>80</w:t>
            </w:r>
            <w:r w:rsidRPr="000F0F10">
              <w:rPr>
                <w:rFonts w:ascii="Times New Roman" w:hAnsi="Times New Roman"/>
                <w:sz w:val="21"/>
                <w:szCs w:val="21"/>
              </w:rPr>
              <w:t>]</w:t>
            </w:r>
          </w:p>
        </w:tc>
        <w:tc>
          <w:tcPr>
            <w:tcW w:w="958" w:type="dxa"/>
            <w:tcBorders>
              <w:top w:val="single" w:sz="8" w:space="0" w:color="auto"/>
              <w:left w:val="nil"/>
              <w:bottom w:val="nil"/>
              <w:right w:val="nil"/>
            </w:tcBorders>
            <w:shd w:val="clear" w:color="auto" w:fill="auto"/>
          </w:tcPr>
          <w:p w14:paraId="76D88D05" w14:textId="2082E08A"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r>
      <w:tr w:rsidR="00FB01B8" w:rsidRPr="00B92D10" w14:paraId="3A52B67A" w14:textId="77777777" w:rsidTr="00493CD7">
        <w:tc>
          <w:tcPr>
            <w:tcW w:w="2093" w:type="dxa"/>
            <w:tcBorders>
              <w:top w:val="nil"/>
              <w:left w:val="nil"/>
              <w:bottom w:val="nil"/>
              <w:right w:val="nil"/>
            </w:tcBorders>
            <w:shd w:val="clear" w:color="auto" w:fill="auto"/>
          </w:tcPr>
          <w:p w14:paraId="5C1F2CF9" w14:textId="77777777"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R</w:t>
            </w:r>
            <w:r>
              <w:rPr>
                <w:rFonts w:ascii="Times New Roman" w:hAnsi="Times New Roman"/>
                <w:sz w:val="21"/>
                <w:szCs w:val="21"/>
              </w:rPr>
              <w:t xml:space="preserve"> </w:t>
            </w:r>
            <w:r w:rsidRPr="000F0F10">
              <w:rPr>
                <w:rFonts w:ascii="Times New Roman" w:hAnsi="Times New Roman"/>
                <w:sz w:val="21"/>
                <w:szCs w:val="21"/>
              </w:rPr>
              <w:t>&amp;</w:t>
            </w:r>
            <w:r>
              <w:rPr>
                <w:rFonts w:ascii="Times New Roman" w:hAnsi="Times New Roman"/>
                <w:sz w:val="21"/>
                <w:szCs w:val="21"/>
              </w:rPr>
              <w:t xml:space="preserve"> </w:t>
            </w:r>
            <w:r w:rsidRPr="000F0F10">
              <w:rPr>
                <w:rFonts w:ascii="Times New Roman" w:hAnsi="Times New Roman"/>
                <w:sz w:val="21"/>
                <w:szCs w:val="21"/>
              </w:rPr>
              <w:t>D investment</w:t>
            </w:r>
          </w:p>
        </w:tc>
        <w:tc>
          <w:tcPr>
            <w:tcW w:w="992" w:type="dxa"/>
            <w:tcBorders>
              <w:top w:val="nil"/>
              <w:left w:val="nil"/>
              <w:bottom w:val="nil"/>
              <w:right w:val="nil"/>
            </w:tcBorders>
            <w:shd w:val="clear" w:color="auto" w:fill="auto"/>
          </w:tcPr>
          <w:p w14:paraId="330D3DF9" w14:textId="4A3AD9F1" w:rsidR="00FB01B8" w:rsidRPr="000F0F10"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4</w:t>
            </w:r>
            <w:r w:rsidRPr="000F0F10">
              <w:rPr>
                <w:rFonts w:ascii="Times New Roman" w:hAnsi="Times New Roman"/>
                <w:sz w:val="21"/>
                <w:szCs w:val="21"/>
              </w:rPr>
              <w:t>0.</w:t>
            </w:r>
            <w:r>
              <w:rPr>
                <w:rFonts w:ascii="Times New Roman" w:hAnsi="Times New Roman" w:hint="eastAsia"/>
                <w:sz w:val="21"/>
                <w:szCs w:val="21"/>
              </w:rPr>
              <w:t>80</w:t>
            </w:r>
          </w:p>
        </w:tc>
        <w:tc>
          <w:tcPr>
            <w:tcW w:w="1593" w:type="dxa"/>
            <w:tcBorders>
              <w:top w:val="nil"/>
              <w:left w:val="nil"/>
              <w:bottom w:val="nil"/>
              <w:right w:val="nil"/>
            </w:tcBorders>
            <w:shd w:val="clear" w:color="auto" w:fill="auto"/>
          </w:tcPr>
          <w:p w14:paraId="1E0F5A6B" w14:textId="60D3B731"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[1</w:t>
            </w:r>
            <w:r>
              <w:rPr>
                <w:rFonts w:ascii="Times New Roman" w:hAnsi="Times New Roman" w:hint="eastAsia"/>
                <w:sz w:val="21"/>
                <w:szCs w:val="21"/>
              </w:rPr>
              <w:t>5</w:t>
            </w:r>
            <w:r w:rsidRPr="000F0F10">
              <w:rPr>
                <w:rFonts w:ascii="Times New Roman" w:hAnsi="Times New Roman"/>
                <w:sz w:val="21"/>
                <w:szCs w:val="21"/>
              </w:rPr>
              <w:t>.</w:t>
            </w:r>
            <w:r>
              <w:rPr>
                <w:rFonts w:ascii="Times New Roman" w:hAnsi="Times New Roman" w:hint="eastAsia"/>
                <w:sz w:val="21"/>
                <w:szCs w:val="21"/>
              </w:rPr>
              <w:t>60</w:t>
            </w:r>
            <w:r w:rsidRPr="000F0F10">
              <w:rPr>
                <w:rFonts w:ascii="Times New Roman" w:hAnsi="Times New Roman"/>
                <w:sz w:val="21"/>
                <w:szCs w:val="21"/>
              </w:rPr>
              <w:t xml:space="preserve">, </w:t>
            </w:r>
            <w:r>
              <w:rPr>
                <w:rFonts w:ascii="Times New Roman" w:hAnsi="Times New Roman" w:hint="eastAsia"/>
                <w:sz w:val="21"/>
                <w:szCs w:val="21"/>
              </w:rPr>
              <w:t>90</w:t>
            </w:r>
            <w:r w:rsidRPr="000F0F10">
              <w:rPr>
                <w:rFonts w:ascii="Times New Roman" w:hAnsi="Times New Roman"/>
                <w:sz w:val="21"/>
                <w:szCs w:val="21"/>
              </w:rPr>
              <w:t>.</w:t>
            </w:r>
            <w:r>
              <w:rPr>
                <w:rFonts w:ascii="Times New Roman" w:hAnsi="Times New Roman" w:hint="eastAsia"/>
                <w:sz w:val="21"/>
                <w:szCs w:val="21"/>
              </w:rPr>
              <w:t>9</w:t>
            </w:r>
            <w:r w:rsidRPr="000F0F10">
              <w:rPr>
                <w:rFonts w:ascii="Times New Roman" w:hAnsi="Times New Roman"/>
                <w:sz w:val="21"/>
                <w:szCs w:val="21"/>
              </w:rPr>
              <w:t>0]</w:t>
            </w:r>
          </w:p>
        </w:tc>
        <w:tc>
          <w:tcPr>
            <w:tcW w:w="851" w:type="dxa"/>
            <w:tcBorders>
              <w:top w:val="nil"/>
              <w:left w:val="nil"/>
              <w:bottom w:val="nil"/>
              <w:right w:val="nil"/>
            </w:tcBorders>
            <w:shd w:val="clear" w:color="auto" w:fill="auto"/>
          </w:tcPr>
          <w:p w14:paraId="4E0C6FFF" w14:textId="4DC664DF"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c>
          <w:tcPr>
            <w:tcW w:w="992" w:type="dxa"/>
            <w:tcBorders>
              <w:top w:val="nil"/>
              <w:left w:val="nil"/>
              <w:bottom w:val="nil"/>
              <w:right w:val="nil"/>
            </w:tcBorders>
            <w:shd w:val="clear" w:color="auto" w:fill="auto"/>
          </w:tcPr>
          <w:p w14:paraId="4E315B28" w14:textId="30F48D89" w:rsidR="00FB01B8" w:rsidRPr="000F0F10"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92</w:t>
            </w:r>
            <w:r w:rsidRPr="000F0F10">
              <w:rPr>
                <w:rFonts w:ascii="Times New Roman" w:hAnsi="Times New Roman"/>
                <w:sz w:val="21"/>
                <w:szCs w:val="21"/>
              </w:rPr>
              <w:t>.</w:t>
            </w:r>
            <w:r>
              <w:rPr>
                <w:rFonts w:ascii="Times New Roman" w:hAnsi="Times New Roman" w:hint="eastAsia"/>
                <w:sz w:val="21"/>
                <w:szCs w:val="21"/>
              </w:rPr>
              <w:t>90</w:t>
            </w:r>
          </w:p>
        </w:tc>
        <w:tc>
          <w:tcPr>
            <w:tcW w:w="1843" w:type="dxa"/>
            <w:tcBorders>
              <w:top w:val="nil"/>
              <w:left w:val="nil"/>
              <w:bottom w:val="nil"/>
              <w:right w:val="nil"/>
            </w:tcBorders>
            <w:shd w:val="clear" w:color="auto" w:fill="auto"/>
          </w:tcPr>
          <w:p w14:paraId="5682FF59" w14:textId="16CF467D"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[39.</w:t>
            </w:r>
            <w:r>
              <w:rPr>
                <w:rFonts w:ascii="Times New Roman" w:hAnsi="Times New Roman" w:hint="eastAsia"/>
                <w:sz w:val="21"/>
                <w:szCs w:val="21"/>
              </w:rPr>
              <w:t>50</w:t>
            </w:r>
            <w:r w:rsidRPr="000F0F10">
              <w:rPr>
                <w:rFonts w:ascii="Times New Roman" w:hAnsi="Times New Roman"/>
                <w:sz w:val="21"/>
                <w:szCs w:val="21"/>
              </w:rPr>
              <w:t>, 2</w:t>
            </w:r>
            <w:r>
              <w:rPr>
                <w:rFonts w:ascii="Times New Roman" w:hAnsi="Times New Roman" w:hint="eastAsia"/>
                <w:sz w:val="21"/>
                <w:szCs w:val="21"/>
              </w:rPr>
              <w:t>0</w:t>
            </w:r>
            <w:r w:rsidRPr="000F0F10">
              <w:rPr>
                <w:rFonts w:ascii="Times New Roman" w:hAnsi="Times New Roman"/>
                <w:sz w:val="21"/>
                <w:szCs w:val="21"/>
              </w:rPr>
              <w:t>9.</w:t>
            </w:r>
            <w:r>
              <w:rPr>
                <w:rFonts w:ascii="Times New Roman" w:hAnsi="Times New Roman" w:hint="eastAsia"/>
                <w:sz w:val="21"/>
                <w:szCs w:val="21"/>
              </w:rPr>
              <w:t>00</w:t>
            </w:r>
            <w:r w:rsidRPr="000F0F10">
              <w:rPr>
                <w:rFonts w:ascii="Times New Roman" w:hAnsi="Times New Roman"/>
                <w:sz w:val="21"/>
                <w:szCs w:val="21"/>
              </w:rPr>
              <w:t>]</w:t>
            </w:r>
          </w:p>
        </w:tc>
        <w:tc>
          <w:tcPr>
            <w:tcW w:w="958" w:type="dxa"/>
            <w:tcBorders>
              <w:top w:val="nil"/>
              <w:left w:val="nil"/>
              <w:bottom w:val="nil"/>
              <w:right w:val="nil"/>
            </w:tcBorders>
            <w:shd w:val="clear" w:color="auto" w:fill="auto"/>
          </w:tcPr>
          <w:p w14:paraId="7A8ACFCC" w14:textId="4B596B1E"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r>
      <w:tr w:rsidR="00FB01B8" w:rsidRPr="00B92D10" w14:paraId="2E9A4CC4" w14:textId="77777777" w:rsidTr="00493CD7">
        <w:tc>
          <w:tcPr>
            <w:tcW w:w="2093" w:type="dxa"/>
            <w:tcBorders>
              <w:top w:val="nil"/>
              <w:left w:val="nil"/>
              <w:bottom w:val="nil"/>
              <w:right w:val="nil"/>
            </w:tcBorders>
            <w:shd w:val="clear" w:color="auto" w:fill="auto"/>
          </w:tcPr>
          <w:p w14:paraId="122F396B"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Number of universities per </w:t>
            </w:r>
            <w:r w:rsidRPr="00202D39">
              <w:rPr>
                <w:rFonts w:ascii="Times New Roman" w:hAnsi="Times New Roman"/>
                <w:sz w:val="21"/>
                <w:szCs w:val="21"/>
              </w:rPr>
              <w:t>capita</w:t>
            </w:r>
          </w:p>
        </w:tc>
        <w:tc>
          <w:tcPr>
            <w:tcW w:w="992" w:type="dxa"/>
            <w:tcBorders>
              <w:top w:val="nil"/>
              <w:left w:val="nil"/>
              <w:bottom w:val="nil"/>
              <w:right w:val="nil"/>
            </w:tcBorders>
            <w:shd w:val="clear" w:color="auto" w:fill="auto"/>
          </w:tcPr>
          <w:p w14:paraId="38BA8235" w14:textId="7DA6F51F"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34.</w:t>
            </w:r>
            <w:r>
              <w:rPr>
                <w:rFonts w:ascii="Times New Roman" w:hAnsi="Times New Roman" w:hint="eastAsia"/>
                <w:sz w:val="21"/>
                <w:szCs w:val="21"/>
              </w:rPr>
              <w:t>20</w:t>
            </w:r>
          </w:p>
        </w:tc>
        <w:tc>
          <w:tcPr>
            <w:tcW w:w="1593" w:type="dxa"/>
            <w:tcBorders>
              <w:top w:val="nil"/>
              <w:left w:val="nil"/>
              <w:bottom w:val="nil"/>
              <w:right w:val="nil"/>
            </w:tcBorders>
            <w:shd w:val="clear" w:color="auto" w:fill="auto"/>
          </w:tcPr>
          <w:p w14:paraId="6621F7E7" w14:textId="4627E78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5</w:t>
            </w:r>
            <w:r w:rsidRPr="007A009B">
              <w:rPr>
                <w:rFonts w:ascii="Times New Roman" w:hAnsi="Times New Roman"/>
                <w:sz w:val="21"/>
                <w:szCs w:val="21"/>
              </w:rPr>
              <w:t>.</w:t>
            </w:r>
            <w:r>
              <w:rPr>
                <w:rFonts w:ascii="Times New Roman" w:hAnsi="Times New Roman" w:hint="eastAsia"/>
                <w:sz w:val="21"/>
                <w:szCs w:val="21"/>
              </w:rPr>
              <w:t>87</w:t>
            </w:r>
            <w:r w:rsidRPr="007A009B">
              <w:rPr>
                <w:rFonts w:ascii="Times New Roman" w:hAnsi="Times New Roman"/>
                <w:sz w:val="21"/>
                <w:szCs w:val="21"/>
              </w:rPr>
              <w:t xml:space="preserve">, </w:t>
            </w:r>
            <w:r>
              <w:rPr>
                <w:rFonts w:ascii="Times New Roman" w:hAnsi="Times New Roman" w:hint="eastAsia"/>
                <w:sz w:val="21"/>
                <w:szCs w:val="21"/>
              </w:rPr>
              <w:t>62</w:t>
            </w:r>
            <w:r w:rsidRPr="007A009B">
              <w:rPr>
                <w:rFonts w:ascii="Times New Roman" w:hAnsi="Times New Roman"/>
                <w:sz w:val="21"/>
                <w:szCs w:val="21"/>
              </w:rPr>
              <w:t>.</w:t>
            </w:r>
            <w:r>
              <w:rPr>
                <w:rFonts w:ascii="Times New Roman" w:hAnsi="Times New Roman" w:hint="eastAsia"/>
                <w:sz w:val="21"/>
                <w:szCs w:val="21"/>
              </w:rPr>
              <w:t>50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40305227" w14:textId="430772E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779CC">
              <w:rPr>
                <w:rFonts w:ascii="Times New Roman" w:hAnsi="Times New Roman"/>
                <w:sz w:val="21"/>
                <w:szCs w:val="21"/>
              </w:rPr>
              <w:t>&gt;3999</w:t>
            </w:r>
          </w:p>
        </w:tc>
        <w:tc>
          <w:tcPr>
            <w:tcW w:w="992" w:type="dxa"/>
            <w:tcBorders>
              <w:top w:val="nil"/>
              <w:left w:val="nil"/>
              <w:bottom w:val="nil"/>
              <w:right w:val="nil"/>
            </w:tcBorders>
            <w:shd w:val="clear" w:color="auto" w:fill="auto"/>
          </w:tcPr>
          <w:p w14:paraId="18CC77F7" w14:textId="04F6A821"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7</w:t>
            </w:r>
            <w:r w:rsidRPr="007A009B">
              <w:rPr>
                <w:rFonts w:ascii="Times New Roman" w:hAnsi="Times New Roman"/>
                <w:sz w:val="21"/>
                <w:szCs w:val="21"/>
              </w:rPr>
              <w:t>.</w:t>
            </w:r>
            <w:r>
              <w:rPr>
                <w:rFonts w:ascii="Times New Roman" w:hAnsi="Times New Roman" w:hint="eastAsia"/>
                <w:sz w:val="21"/>
                <w:szCs w:val="21"/>
              </w:rPr>
              <w:t>09</w:t>
            </w:r>
          </w:p>
        </w:tc>
        <w:tc>
          <w:tcPr>
            <w:tcW w:w="1843" w:type="dxa"/>
            <w:tcBorders>
              <w:top w:val="nil"/>
              <w:left w:val="nil"/>
              <w:bottom w:val="nil"/>
              <w:right w:val="nil"/>
            </w:tcBorders>
            <w:shd w:val="clear" w:color="auto" w:fill="auto"/>
          </w:tcPr>
          <w:p w14:paraId="7722F161" w14:textId="6866AC80"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[3.</w:t>
            </w:r>
            <w:r>
              <w:rPr>
                <w:rFonts w:ascii="Times New Roman" w:hAnsi="Times New Roman" w:hint="eastAsia"/>
                <w:sz w:val="21"/>
                <w:szCs w:val="21"/>
              </w:rPr>
              <w:t>94</w:t>
            </w:r>
            <w:r w:rsidRPr="007A009B">
              <w:rPr>
                <w:rFonts w:ascii="Times New Roman" w:hAnsi="Times New Roman"/>
                <w:sz w:val="21"/>
                <w:szCs w:val="21"/>
              </w:rPr>
              <w:t>, 1</w:t>
            </w:r>
            <w:r>
              <w:rPr>
                <w:rFonts w:ascii="Times New Roman" w:hAnsi="Times New Roman" w:hint="eastAsia"/>
                <w:sz w:val="21"/>
                <w:szCs w:val="21"/>
              </w:rPr>
              <w:t>2</w:t>
            </w:r>
            <w:r w:rsidRPr="007A009B">
              <w:rPr>
                <w:rFonts w:ascii="Times New Roman" w:hAnsi="Times New Roman"/>
                <w:sz w:val="21"/>
                <w:szCs w:val="21"/>
              </w:rPr>
              <w:t>.</w:t>
            </w:r>
            <w:r>
              <w:rPr>
                <w:rFonts w:ascii="Times New Roman" w:hAnsi="Times New Roman" w:hint="eastAsia"/>
                <w:sz w:val="21"/>
                <w:szCs w:val="21"/>
              </w:rPr>
              <w:t>10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12930E5A" w14:textId="558D955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&gt;3999</w:t>
            </w:r>
          </w:p>
        </w:tc>
      </w:tr>
      <w:tr w:rsidR="00FB01B8" w:rsidRPr="00B92D10" w14:paraId="5245AA89" w14:textId="77777777" w:rsidTr="00493CD7">
        <w:tc>
          <w:tcPr>
            <w:tcW w:w="2093" w:type="dxa"/>
            <w:tcBorders>
              <w:top w:val="nil"/>
              <w:left w:val="nil"/>
              <w:bottom w:val="nil"/>
              <w:right w:val="nil"/>
            </w:tcBorders>
            <w:shd w:val="clear" w:color="auto" w:fill="auto"/>
          </w:tcPr>
          <w:p w14:paraId="707FCC46"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Number of psychology researchers per </w:t>
            </w:r>
            <w:r w:rsidRPr="00202D39">
              <w:rPr>
                <w:rFonts w:ascii="Times New Roman" w:hAnsi="Times New Roman"/>
                <w:sz w:val="21"/>
                <w:szCs w:val="21"/>
              </w:rPr>
              <w:t>capita</w:t>
            </w:r>
          </w:p>
        </w:tc>
        <w:tc>
          <w:tcPr>
            <w:tcW w:w="992" w:type="dxa"/>
            <w:tcBorders>
              <w:top w:val="nil"/>
              <w:left w:val="nil"/>
              <w:bottom w:val="nil"/>
              <w:right w:val="nil"/>
            </w:tcBorders>
            <w:shd w:val="clear" w:color="auto" w:fill="auto"/>
          </w:tcPr>
          <w:p w14:paraId="71CC87CC" w14:textId="35A17AD0"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2</w:t>
            </w:r>
            <w:r w:rsidRPr="007A009B">
              <w:rPr>
                <w:rFonts w:ascii="Times New Roman" w:hAnsi="Times New Roman"/>
                <w:sz w:val="21"/>
                <w:szCs w:val="21"/>
              </w:rPr>
              <w:t>.</w:t>
            </w:r>
            <w:r>
              <w:rPr>
                <w:rFonts w:ascii="Times New Roman" w:hAnsi="Times New Roman" w:hint="eastAsia"/>
                <w:sz w:val="21"/>
                <w:szCs w:val="21"/>
              </w:rPr>
              <w:t>16</w:t>
            </w:r>
          </w:p>
        </w:tc>
        <w:tc>
          <w:tcPr>
            <w:tcW w:w="1593" w:type="dxa"/>
            <w:tcBorders>
              <w:top w:val="nil"/>
              <w:left w:val="nil"/>
              <w:bottom w:val="nil"/>
              <w:right w:val="nil"/>
            </w:tcBorders>
            <w:shd w:val="clear" w:color="auto" w:fill="auto"/>
          </w:tcPr>
          <w:p w14:paraId="4E828C61" w14:textId="5A1D8E53"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13</w:t>
            </w:r>
            <w:r w:rsidRPr="007A009B">
              <w:rPr>
                <w:rFonts w:ascii="Times New Roman" w:hAnsi="Times New Roman"/>
                <w:sz w:val="21"/>
                <w:szCs w:val="21"/>
              </w:rPr>
              <w:t>.</w:t>
            </w:r>
            <w:r>
              <w:rPr>
                <w:rFonts w:ascii="Times New Roman" w:hAnsi="Times New Roman" w:hint="eastAsia"/>
                <w:sz w:val="21"/>
                <w:szCs w:val="21"/>
              </w:rPr>
              <w:t>20</w:t>
            </w:r>
            <w:r w:rsidRPr="007A009B">
              <w:rPr>
                <w:rFonts w:ascii="Times New Roman" w:hAnsi="Times New Roman"/>
                <w:sz w:val="21"/>
                <w:szCs w:val="21"/>
              </w:rPr>
              <w:t xml:space="preserve">, </w:t>
            </w:r>
            <w:r>
              <w:rPr>
                <w:rFonts w:ascii="Times New Roman" w:hAnsi="Times New Roman" w:hint="eastAsia"/>
                <w:sz w:val="21"/>
                <w:szCs w:val="21"/>
              </w:rPr>
              <w:t>21</w:t>
            </w:r>
            <w:r w:rsidRPr="007A009B">
              <w:rPr>
                <w:rFonts w:ascii="Times New Roman" w:hAnsi="Times New Roman"/>
                <w:sz w:val="21"/>
                <w:szCs w:val="21"/>
              </w:rPr>
              <w:t>.</w:t>
            </w:r>
            <w:r>
              <w:rPr>
                <w:rFonts w:ascii="Times New Roman" w:hAnsi="Times New Roman" w:hint="eastAsia"/>
                <w:sz w:val="21"/>
                <w:szCs w:val="21"/>
              </w:rPr>
              <w:t>80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0150350B" w14:textId="3A093C06"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Pr>
                <w:rFonts w:ascii="Times New Roman" w:hAnsi="Times New Roman" w:hint="eastAsia"/>
                <w:sz w:val="21"/>
                <w:szCs w:val="21"/>
              </w:rPr>
              <w:t>66</w:t>
            </w:r>
          </w:p>
        </w:tc>
        <w:tc>
          <w:tcPr>
            <w:tcW w:w="992" w:type="dxa"/>
            <w:tcBorders>
              <w:top w:val="nil"/>
              <w:left w:val="nil"/>
              <w:bottom w:val="nil"/>
              <w:right w:val="nil"/>
            </w:tcBorders>
            <w:shd w:val="clear" w:color="auto" w:fill="auto"/>
          </w:tcPr>
          <w:p w14:paraId="7D0F8544" w14:textId="2899242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2.</w:t>
            </w:r>
            <w:r>
              <w:rPr>
                <w:rFonts w:ascii="Times New Roman" w:hAnsi="Times New Roman" w:hint="eastAsia"/>
                <w:sz w:val="21"/>
                <w:szCs w:val="21"/>
              </w:rPr>
              <w:t>34</w:t>
            </w:r>
          </w:p>
        </w:tc>
        <w:tc>
          <w:tcPr>
            <w:tcW w:w="1843" w:type="dxa"/>
            <w:tcBorders>
              <w:top w:val="nil"/>
              <w:left w:val="nil"/>
              <w:bottom w:val="nil"/>
              <w:right w:val="nil"/>
            </w:tcBorders>
            <w:shd w:val="clear" w:color="auto" w:fill="auto"/>
          </w:tcPr>
          <w:p w14:paraId="57786A3A" w14:textId="6F0173A1"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[0.5</w:t>
            </w:r>
            <w:r>
              <w:rPr>
                <w:rFonts w:ascii="Times New Roman" w:hAnsi="Times New Roman" w:hint="eastAsia"/>
                <w:sz w:val="21"/>
                <w:szCs w:val="21"/>
              </w:rPr>
              <w:t>1</w:t>
            </w:r>
            <w:r w:rsidRPr="007A009B">
              <w:rPr>
                <w:rFonts w:ascii="Times New Roman" w:hAnsi="Times New Roman"/>
                <w:sz w:val="21"/>
                <w:szCs w:val="21"/>
              </w:rPr>
              <w:t>, 43.</w:t>
            </w:r>
            <w:r>
              <w:rPr>
                <w:rFonts w:ascii="Times New Roman" w:hAnsi="Times New Roman" w:hint="eastAsia"/>
                <w:sz w:val="21"/>
                <w:szCs w:val="21"/>
              </w:rPr>
              <w:t>60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4190276F" w14:textId="01C47F2C"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1332.33</w:t>
            </w:r>
          </w:p>
        </w:tc>
      </w:tr>
      <w:tr w:rsidR="00FB01B8" w:rsidRPr="00B92D10" w14:paraId="6CD2BABD" w14:textId="77777777" w:rsidTr="00493CD7">
        <w:tc>
          <w:tcPr>
            <w:tcW w:w="2093" w:type="dxa"/>
            <w:tcBorders>
              <w:top w:val="nil"/>
              <w:left w:val="nil"/>
              <w:bottom w:val="nil"/>
              <w:right w:val="nil"/>
            </w:tcBorders>
            <w:shd w:val="clear" w:color="auto" w:fill="auto"/>
          </w:tcPr>
          <w:p w14:paraId="55AC221C" w14:textId="77777777"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Average years of schooling</w:t>
            </w:r>
          </w:p>
        </w:tc>
        <w:tc>
          <w:tcPr>
            <w:tcW w:w="992" w:type="dxa"/>
            <w:tcBorders>
              <w:top w:val="nil"/>
              <w:left w:val="nil"/>
              <w:bottom w:val="nil"/>
              <w:right w:val="nil"/>
            </w:tcBorders>
            <w:shd w:val="clear" w:color="auto" w:fill="auto"/>
          </w:tcPr>
          <w:p w14:paraId="47A56BEE" w14:textId="1DA8A98E"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51.60</w:t>
            </w:r>
          </w:p>
        </w:tc>
        <w:tc>
          <w:tcPr>
            <w:tcW w:w="1593" w:type="dxa"/>
            <w:tcBorders>
              <w:top w:val="nil"/>
              <w:left w:val="nil"/>
              <w:bottom w:val="nil"/>
              <w:right w:val="nil"/>
            </w:tcBorders>
            <w:shd w:val="clear" w:color="auto" w:fill="auto"/>
          </w:tcPr>
          <w:p w14:paraId="302A688C" w14:textId="6892E3B2"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w:t>
            </w:r>
            <w:r>
              <w:rPr>
                <w:rFonts w:ascii="Times New Roman" w:hAnsi="Times New Roman" w:hint="eastAsia"/>
                <w:sz w:val="21"/>
                <w:szCs w:val="21"/>
              </w:rPr>
              <w:t>0.01</w:t>
            </w:r>
            <w:r w:rsidRPr="007A009B">
              <w:rPr>
                <w:rFonts w:ascii="Times New Roman" w:hAnsi="Times New Roman"/>
                <w:sz w:val="21"/>
                <w:szCs w:val="21"/>
              </w:rPr>
              <w:t xml:space="preserve">, </w:t>
            </w:r>
            <w:r>
              <w:rPr>
                <w:rFonts w:ascii="Times New Roman" w:hAnsi="Times New Roman" w:hint="eastAsia"/>
                <w:sz w:val="21"/>
                <w:szCs w:val="21"/>
              </w:rPr>
              <w:t>140.00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65F98997" w14:textId="43788AF0" w:rsidR="00FB01B8" w:rsidRPr="007A009B" w:rsidRDefault="00FB01B8" w:rsidP="00FB01B8">
            <w:pPr>
              <w:widowControl/>
              <w:spacing w:line="276" w:lineRule="auto"/>
              <w:jc w:val="left"/>
              <w:rPr>
                <w:rFonts w:ascii="Times New Roman" w:hAnsi="Times New Roman"/>
                <w:kern w:val="0"/>
                <w:sz w:val="21"/>
                <w:szCs w:val="21"/>
                <w:lang w:val="zh-CN"/>
              </w:rPr>
            </w:pPr>
            <w:r>
              <w:rPr>
                <w:rFonts w:ascii="Times New Roman" w:hAnsi="Times New Roman" w:hint="eastAsia"/>
                <w:sz w:val="21"/>
                <w:szCs w:val="21"/>
              </w:rPr>
              <w:t>159</w:t>
            </w:r>
          </w:p>
        </w:tc>
        <w:tc>
          <w:tcPr>
            <w:tcW w:w="992" w:type="dxa"/>
            <w:tcBorders>
              <w:top w:val="nil"/>
              <w:left w:val="nil"/>
              <w:bottom w:val="nil"/>
              <w:right w:val="nil"/>
            </w:tcBorders>
            <w:shd w:val="clear" w:color="auto" w:fill="auto"/>
          </w:tcPr>
          <w:p w14:paraId="312051AE" w14:textId="03FFDA0A"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23.</w:t>
            </w:r>
            <w:r>
              <w:rPr>
                <w:rFonts w:ascii="Times New Roman" w:hAnsi="Times New Roman" w:hint="eastAsia"/>
                <w:sz w:val="21"/>
                <w:szCs w:val="21"/>
              </w:rPr>
              <w:t>20</w:t>
            </w:r>
          </w:p>
        </w:tc>
        <w:tc>
          <w:tcPr>
            <w:tcW w:w="1843" w:type="dxa"/>
            <w:tcBorders>
              <w:top w:val="nil"/>
              <w:left w:val="nil"/>
              <w:bottom w:val="nil"/>
              <w:right w:val="nil"/>
            </w:tcBorders>
            <w:shd w:val="clear" w:color="auto" w:fill="auto"/>
          </w:tcPr>
          <w:p w14:paraId="3FEA424C" w14:textId="35AE96BA"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[8.</w:t>
            </w:r>
            <w:r>
              <w:rPr>
                <w:rFonts w:ascii="Times New Roman" w:hAnsi="Times New Roman" w:hint="eastAsia"/>
                <w:sz w:val="21"/>
                <w:szCs w:val="21"/>
              </w:rPr>
              <w:t>3</w:t>
            </w:r>
            <w:r w:rsidRPr="007A009B">
              <w:rPr>
                <w:rFonts w:ascii="Times New Roman" w:hAnsi="Times New Roman"/>
                <w:sz w:val="21"/>
                <w:szCs w:val="21"/>
              </w:rPr>
              <w:t>0, 4</w:t>
            </w:r>
            <w:r>
              <w:rPr>
                <w:rFonts w:ascii="Times New Roman" w:hAnsi="Times New Roman" w:hint="eastAsia"/>
                <w:sz w:val="21"/>
                <w:szCs w:val="21"/>
              </w:rPr>
              <w:t>4</w:t>
            </w:r>
            <w:r w:rsidRPr="007A009B">
              <w:rPr>
                <w:rFonts w:ascii="Times New Roman" w:hAnsi="Times New Roman"/>
                <w:sz w:val="21"/>
                <w:szCs w:val="21"/>
              </w:rPr>
              <w:t>.</w:t>
            </w:r>
            <w:r>
              <w:rPr>
                <w:rFonts w:ascii="Times New Roman" w:hAnsi="Times New Roman" w:hint="eastAsia"/>
                <w:sz w:val="21"/>
                <w:szCs w:val="21"/>
              </w:rPr>
              <w:t>20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18FE3F65" w14:textId="79F30005"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&gt;3999</w:t>
            </w:r>
          </w:p>
        </w:tc>
      </w:tr>
      <w:tr w:rsidR="00FB01B8" w:rsidRPr="00B92D10" w14:paraId="77B96793" w14:textId="77777777" w:rsidTr="00493CD7">
        <w:tc>
          <w:tcPr>
            <w:tcW w:w="2093" w:type="dxa"/>
            <w:tcBorders>
              <w:top w:val="nil"/>
              <w:left w:val="nil"/>
              <w:bottom w:val="nil"/>
              <w:right w:val="nil"/>
            </w:tcBorders>
            <w:shd w:val="clear" w:color="auto" w:fill="auto"/>
          </w:tcPr>
          <w:p w14:paraId="6B52D593" w14:textId="77777777"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Urbanization</w:t>
            </w:r>
            <w:r>
              <w:rPr>
                <w:rFonts w:ascii="Times New Roman" w:hAnsi="Times New Roman"/>
                <w:sz w:val="21"/>
                <w:szCs w:val="21"/>
              </w:rPr>
              <w:t xml:space="preserve"> level</w:t>
            </w:r>
          </w:p>
        </w:tc>
        <w:tc>
          <w:tcPr>
            <w:tcW w:w="992" w:type="dxa"/>
            <w:tcBorders>
              <w:top w:val="nil"/>
              <w:left w:val="nil"/>
              <w:bottom w:val="nil"/>
              <w:right w:val="nil"/>
            </w:tcBorders>
            <w:shd w:val="clear" w:color="auto" w:fill="auto"/>
          </w:tcPr>
          <w:p w14:paraId="63D85E6A" w14:textId="25F7A081"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5.45</w:t>
            </w:r>
          </w:p>
        </w:tc>
        <w:tc>
          <w:tcPr>
            <w:tcW w:w="1593" w:type="dxa"/>
            <w:tcBorders>
              <w:top w:val="nil"/>
              <w:left w:val="nil"/>
              <w:bottom w:val="nil"/>
              <w:right w:val="nil"/>
            </w:tcBorders>
            <w:shd w:val="clear" w:color="auto" w:fill="auto"/>
          </w:tcPr>
          <w:p w14:paraId="7EAAE5A4" w14:textId="3B3C6EF5"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w:t>
            </w:r>
            <w:r>
              <w:rPr>
                <w:rFonts w:ascii="Times New Roman" w:hAnsi="Times New Roman" w:hint="eastAsia"/>
                <w:sz w:val="21"/>
                <w:szCs w:val="21"/>
              </w:rPr>
              <w:t>1</w:t>
            </w:r>
            <w:r w:rsidRPr="007A009B">
              <w:rPr>
                <w:rFonts w:ascii="Times New Roman" w:hAnsi="Times New Roman"/>
                <w:sz w:val="21"/>
                <w:szCs w:val="21"/>
              </w:rPr>
              <w:t>.6</w:t>
            </w:r>
            <w:r>
              <w:rPr>
                <w:rFonts w:ascii="Times New Roman" w:hAnsi="Times New Roman" w:hint="eastAsia"/>
                <w:sz w:val="21"/>
                <w:szCs w:val="21"/>
              </w:rPr>
              <w:t>4</w:t>
            </w:r>
            <w:r w:rsidRPr="007A009B">
              <w:rPr>
                <w:rFonts w:ascii="Times New Roman" w:hAnsi="Times New Roman"/>
                <w:sz w:val="21"/>
                <w:szCs w:val="21"/>
              </w:rPr>
              <w:t>,</w:t>
            </w:r>
            <w:r>
              <w:rPr>
                <w:rFonts w:ascii="Times New Roman" w:hAnsi="Times New Roman"/>
                <w:sz w:val="21"/>
                <w:szCs w:val="21"/>
              </w:rPr>
              <w:t xml:space="preserve"> </w:t>
            </w:r>
            <w:r>
              <w:rPr>
                <w:rFonts w:ascii="Times New Roman" w:hAnsi="Times New Roman" w:hint="eastAsia"/>
                <w:sz w:val="21"/>
                <w:szCs w:val="21"/>
              </w:rPr>
              <w:t>44.90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7D38BC4F" w14:textId="07DDEDAA" w:rsidR="00FB01B8" w:rsidRPr="007A009B" w:rsidRDefault="00FB01B8" w:rsidP="00FB01B8">
            <w:pPr>
              <w:widowControl/>
              <w:spacing w:line="276" w:lineRule="auto"/>
              <w:jc w:val="left"/>
              <w:rPr>
                <w:rFonts w:ascii="Times New Roman" w:hAnsi="Times New Roman"/>
                <w:kern w:val="0"/>
                <w:sz w:val="21"/>
                <w:szCs w:val="21"/>
                <w:lang w:val="zh-CN"/>
              </w:rPr>
            </w:pPr>
            <w:r>
              <w:rPr>
                <w:rFonts w:ascii="Times New Roman" w:hAnsi="Times New Roman" w:hint="eastAsia"/>
                <w:sz w:val="21"/>
                <w:szCs w:val="21"/>
              </w:rPr>
              <w:t>21.73</w:t>
            </w:r>
          </w:p>
        </w:tc>
        <w:tc>
          <w:tcPr>
            <w:tcW w:w="992" w:type="dxa"/>
            <w:tcBorders>
              <w:top w:val="nil"/>
              <w:left w:val="nil"/>
              <w:bottom w:val="nil"/>
              <w:right w:val="nil"/>
            </w:tcBorders>
            <w:shd w:val="clear" w:color="auto" w:fill="auto"/>
          </w:tcPr>
          <w:p w14:paraId="049D2D19" w14:textId="1E85A684"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2.39</w:t>
            </w:r>
          </w:p>
        </w:tc>
        <w:tc>
          <w:tcPr>
            <w:tcW w:w="1843" w:type="dxa"/>
            <w:tcBorders>
              <w:top w:val="nil"/>
              <w:left w:val="nil"/>
              <w:bottom w:val="nil"/>
              <w:right w:val="nil"/>
            </w:tcBorders>
            <w:shd w:val="clear" w:color="auto" w:fill="auto"/>
          </w:tcPr>
          <w:p w14:paraId="1CD7B814" w14:textId="47F66C9C"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w:t>
            </w:r>
            <w:r>
              <w:rPr>
                <w:rFonts w:ascii="Times New Roman" w:hAnsi="Times New Roman" w:hint="eastAsia"/>
                <w:sz w:val="21"/>
                <w:szCs w:val="21"/>
              </w:rPr>
              <w:t>0.52</w:t>
            </w:r>
            <w:r w:rsidRPr="007A009B">
              <w:rPr>
                <w:rFonts w:ascii="Times New Roman" w:hAnsi="Times New Roman"/>
                <w:sz w:val="21"/>
                <w:szCs w:val="21"/>
              </w:rPr>
              <w:t xml:space="preserve">, </w:t>
            </w:r>
            <w:r>
              <w:rPr>
                <w:rFonts w:ascii="Times New Roman" w:hAnsi="Times New Roman" w:hint="eastAsia"/>
                <w:sz w:val="21"/>
                <w:szCs w:val="21"/>
              </w:rPr>
              <w:t>16.30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1ABDA040" w14:textId="5C72365C"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128.03</w:t>
            </w:r>
          </w:p>
        </w:tc>
      </w:tr>
      <w:tr w:rsidR="00FB01B8" w:rsidRPr="00B92D10" w14:paraId="4D20200B" w14:textId="77777777" w:rsidTr="00493CD7">
        <w:tc>
          <w:tcPr>
            <w:tcW w:w="2093" w:type="dxa"/>
            <w:tcBorders>
              <w:top w:val="nil"/>
              <w:left w:val="nil"/>
              <w:bottom w:val="nil"/>
              <w:right w:val="nil"/>
            </w:tcBorders>
            <w:shd w:val="clear" w:color="auto" w:fill="auto"/>
          </w:tcPr>
          <w:p w14:paraId="1EC778AD"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Globalization </w:t>
            </w:r>
            <w:r w:rsidRPr="00E554D0">
              <w:rPr>
                <w:rFonts w:ascii="Times New Roman" w:hAnsi="Times New Roman"/>
                <w:sz w:val="21"/>
                <w:szCs w:val="21"/>
              </w:rPr>
              <w:t>level</w:t>
            </w:r>
          </w:p>
        </w:tc>
        <w:tc>
          <w:tcPr>
            <w:tcW w:w="992" w:type="dxa"/>
            <w:tcBorders>
              <w:top w:val="nil"/>
              <w:left w:val="nil"/>
              <w:bottom w:val="nil"/>
              <w:right w:val="nil"/>
            </w:tcBorders>
            <w:shd w:val="clear" w:color="auto" w:fill="auto"/>
          </w:tcPr>
          <w:p w14:paraId="656D4B81" w14:textId="7A28057C"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3.07</w:t>
            </w:r>
          </w:p>
        </w:tc>
        <w:tc>
          <w:tcPr>
            <w:tcW w:w="1593" w:type="dxa"/>
            <w:tcBorders>
              <w:top w:val="nil"/>
              <w:left w:val="nil"/>
              <w:bottom w:val="nil"/>
              <w:right w:val="nil"/>
            </w:tcBorders>
            <w:shd w:val="clear" w:color="auto" w:fill="auto"/>
          </w:tcPr>
          <w:p w14:paraId="2CF678B8" w14:textId="53C50E46"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5</w:t>
            </w:r>
            <w:r w:rsidRPr="007A009B">
              <w:rPr>
                <w:rFonts w:ascii="Times New Roman" w:hAnsi="Times New Roman"/>
                <w:sz w:val="21"/>
                <w:szCs w:val="21"/>
              </w:rPr>
              <w:t>.2</w:t>
            </w:r>
            <w:r>
              <w:rPr>
                <w:rFonts w:ascii="Times New Roman" w:hAnsi="Times New Roman" w:hint="eastAsia"/>
                <w:sz w:val="21"/>
                <w:szCs w:val="21"/>
              </w:rPr>
              <w:t>1</w:t>
            </w:r>
            <w:r w:rsidRPr="007A009B">
              <w:rPr>
                <w:rFonts w:ascii="Times New Roman" w:hAnsi="Times New Roman"/>
                <w:sz w:val="21"/>
                <w:szCs w:val="21"/>
              </w:rPr>
              <w:t>, 8.</w:t>
            </w:r>
            <w:r>
              <w:rPr>
                <w:rFonts w:ascii="Times New Roman" w:hAnsi="Times New Roman" w:hint="eastAsia"/>
                <w:sz w:val="21"/>
                <w:szCs w:val="21"/>
              </w:rPr>
              <w:t>96</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0681F10E" w14:textId="1F75201E"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5</w:t>
            </w:r>
            <w:r w:rsidRPr="007A009B">
              <w:rPr>
                <w:rFonts w:ascii="Times New Roman" w:hAnsi="Times New Roman"/>
                <w:sz w:val="21"/>
                <w:szCs w:val="21"/>
              </w:rPr>
              <w:t>.</w:t>
            </w:r>
            <w:r>
              <w:rPr>
                <w:rFonts w:ascii="Times New Roman" w:hAnsi="Times New Roman" w:hint="eastAsia"/>
                <w:sz w:val="21"/>
                <w:szCs w:val="21"/>
              </w:rPr>
              <w:t>63</w:t>
            </w:r>
          </w:p>
        </w:tc>
        <w:tc>
          <w:tcPr>
            <w:tcW w:w="992" w:type="dxa"/>
            <w:tcBorders>
              <w:top w:val="nil"/>
              <w:left w:val="nil"/>
              <w:bottom w:val="nil"/>
              <w:right w:val="nil"/>
            </w:tcBorders>
            <w:shd w:val="clear" w:color="auto" w:fill="auto"/>
          </w:tcPr>
          <w:p w14:paraId="42096121" w14:textId="1D350E56"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4.63</w:t>
            </w:r>
          </w:p>
        </w:tc>
        <w:tc>
          <w:tcPr>
            <w:tcW w:w="1843" w:type="dxa"/>
            <w:tcBorders>
              <w:top w:val="nil"/>
              <w:left w:val="nil"/>
              <w:bottom w:val="nil"/>
              <w:right w:val="nil"/>
            </w:tcBorders>
            <w:shd w:val="clear" w:color="auto" w:fill="auto"/>
          </w:tcPr>
          <w:p w14:paraId="7CE00DEB" w14:textId="4ECF3CD2" w:rsidR="00FB01B8" w:rsidRPr="007A009B" w:rsidRDefault="00FB01B8" w:rsidP="00FB01B8">
            <w:pPr>
              <w:widowControl/>
              <w:spacing w:line="276" w:lineRule="auto"/>
              <w:jc w:val="left"/>
              <w:rPr>
                <w:rFonts w:ascii="Times New Roman" w:hAnsi="Times New Roman"/>
                <w:sz w:val="21"/>
                <w:szCs w:val="21"/>
              </w:rPr>
            </w:pPr>
            <w:r w:rsidRPr="007A009B">
              <w:rPr>
                <w:rFonts w:ascii="Times New Roman" w:hAnsi="Times New Roman"/>
                <w:sz w:val="21"/>
                <w:szCs w:val="21"/>
              </w:rPr>
              <w:t>[</w:t>
            </w:r>
            <w:r>
              <w:rPr>
                <w:rFonts w:ascii="Times New Roman" w:hAnsi="Times New Roman" w:hint="eastAsia"/>
                <w:sz w:val="21"/>
                <w:szCs w:val="21"/>
              </w:rPr>
              <w:t>2.61</w:t>
            </w:r>
            <w:r w:rsidRPr="007A009B">
              <w:rPr>
                <w:rFonts w:ascii="Times New Roman" w:hAnsi="Times New Roman"/>
                <w:sz w:val="21"/>
                <w:szCs w:val="21"/>
              </w:rPr>
              <w:t xml:space="preserve">, </w:t>
            </w:r>
            <w:r>
              <w:rPr>
                <w:rFonts w:ascii="Times New Roman" w:hAnsi="Times New Roman" w:hint="eastAsia"/>
                <w:sz w:val="21"/>
                <w:szCs w:val="21"/>
              </w:rPr>
              <w:t>7.62</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3A82F5E5" w14:textId="344DD329" w:rsidR="00FB01B8" w:rsidRPr="007A009B" w:rsidRDefault="00FB01B8" w:rsidP="00FB01B8">
            <w:pPr>
              <w:widowControl/>
              <w:spacing w:line="276" w:lineRule="auto"/>
              <w:jc w:val="left"/>
              <w:rPr>
                <w:rFonts w:ascii="Times New Roman" w:hAnsi="Times New Roman"/>
                <w:sz w:val="21"/>
                <w:szCs w:val="21"/>
              </w:rPr>
            </w:pPr>
            <w:r w:rsidRPr="007A009B">
              <w:rPr>
                <w:rFonts w:ascii="Times New Roman" w:hAnsi="Times New Roman"/>
                <w:sz w:val="21"/>
                <w:szCs w:val="21"/>
              </w:rPr>
              <w:t>&gt;3999</w:t>
            </w:r>
          </w:p>
        </w:tc>
      </w:tr>
      <w:tr w:rsidR="00FB01B8" w:rsidRPr="00B92D10" w14:paraId="212595CE" w14:textId="77777777" w:rsidTr="00493CD7">
        <w:tc>
          <w:tcPr>
            <w:tcW w:w="2093" w:type="dxa"/>
            <w:tcBorders>
              <w:top w:val="nil"/>
              <w:left w:val="nil"/>
              <w:bottom w:val="nil"/>
              <w:right w:val="nil"/>
            </w:tcBorders>
            <w:shd w:val="clear" w:color="auto" w:fill="auto"/>
          </w:tcPr>
          <w:p w14:paraId="647A1545"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Internet penetration rate</w:t>
            </w:r>
          </w:p>
        </w:tc>
        <w:tc>
          <w:tcPr>
            <w:tcW w:w="992" w:type="dxa"/>
            <w:tcBorders>
              <w:top w:val="nil"/>
              <w:left w:val="nil"/>
              <w:bottom w:val="nil"/>
              <w:right w:val="nil"/>
            </w:tcBorders>
            <w:shd w:val="clear" w:color="auto" w:fill="auto"/>
          </w:tcPr>
          <w:p w14:paraId="3A8ED8A6" w14:textId="09B2BAAC"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0</w:t>
            </w:r>
            <w:r w:rsidRPr="007A009B">
              <w:rPr>
                <w:rFonts w:ascii="Times New Roman" w:hAnsi="Times New Roman"/>
                <w:sz w:val="21"/>
                <w:szCs w:val="21"/>
              </w:rPr>
              <w:t>.</w:t>
            </w:r>
            <w:r>
              <w:rPr>
                <w:rFonts w:ascii="Times New Roman" w:hAnsi="Times New Roman" w:hint="eastAsia"/>
                <w:sz w:val="21"/>
                <w:szCs w:val="21"/>
              </w:rPr>
              <w:t>59</w:t>
            </w:r>
          </w:p>
        </w:tc>
        <w:tc>
          <w:tcPr>
            <w:tcW w:w="1593" w:type="dxa"/>
            <w:tcBorders>
              <w:top w:val="nil"/>
              <w:left w:val="nil"/>
              <w:bottom w:val="nil"/>
              <w:right w:val="nil"/>
            </w:tcBorders>
            <w:shd w:val="clear" w:color="auto" w:fill="auto"/>
          </w:tcPr>
          <w:p w14:paraId="151A3751" w14:textId="036EBD90"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7</w:t>
            </w:r>
            <w:r w:rsidRPr="007A009B">
              <w:rPr>
                <w:rFonts w:ascii="Times New Roman" w:hAnsi="Times New Roman"/>
                <w:sz w:val="21"/>
                <w:szCs w:val="21"/>
              </w:rPr>
              <w:t>.</w:t>
            </w:r>
            <w:r>
              <w:rPr>
                <w:rFonts w:ascii="Times New Roman" w:hAnsi="Times New Roman" w:hint="eastAsia"/>
                <w:sz w:val="21"/>
                <w:szCs w:val="21"/>
              </w:rPr>
              <w:t>63</w:t>
            </w:r>
            <w:r w:rsidRPr="007A009B">
              <w:rPr>
                <w:rFonts w:ascii="Times New Roman" w:hAnsi="Times New Roman"/>
                <w:sz w:val="21"/>
                <w:szCs w:val="21"/>
              </w:rPr>
              <w:t xml:space="preserve">, </w:t>
            </w:r>
            <w:r>
              <w:rPr>
                <w:rFonts w:ascii="Times New Roman" w:hAnsi="Times New Roman" w:hint="eastAsia"/>
                <w:sz w:val="21"/>
                <w:szCs w:val="21"/>
              </w:rPr>
              <w:t>5.6</w:t>
            </w:r>
            <w:r w:rsidRPr="007A009B">
              <w:rPr>
                <w:rFonts w:ascii="Times New Roman" w:hAnsi="Times New Roman"/>
                <w:sz w:val="21"/>
                <w:szCs w:val="21"/>
              </w:rPr>
              <w:t>8]</w:t>
            </w:r>
          </w:p>
        </w:tc>
        <w:tc>
          <w:tcPr>
            <w:tcW w:w="851" w:type="dxa"/>
            <w:tcBorders>
              <w:top w:val="nil"/>
              <w:left w:val="nil"/>
              <w:bottom w:val="nil"/>
              <w:right w:val="nil"/>
            </w:tcBorders>
            <w:shd w:val="clear" w:color="auto" w:fill="auto"/>
          </w:tcPr>
          <w:p w14:paraId="29C8DE31" w14:textId="02F20F1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Pr>
                <w:rFonts w:ascii="Times New Roman" w:hAnsi="Times New Roman" w:hint="eastAsia"/>
                <w:sz w:val="21"/>
                <w:szCs w:val="21"/>
              </w:rPr>
              <w:t>68</w:t>
            </w:r>
          </w:p>
        </w:tc>
        <w:tc>
          <w:tcPr>
            <w:tcW w:w="992" w:type="dxa"/>
            <w:tcBorders>
              <w:top w:val="nil"/>
              <w:left w:val="nil"/>
              <w:bottom w:val="nil"/>
              <w:right w:val="nil"/>
            </w:tcBorders>
            <w:shd w:val="clear" w:color="auto" w:fill="auto"/>
          </w:tcPr>
          <w:p w14:paraId="1A00C762" w14:textId="319A1D8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2.</w:t>
            </w:r>
            <w:r>
              <w:rPr>
                <w:rFonts w:ascii="Times New Roman" w:hAnsi="Times New Roman" w:hint="eastAsia"/>
                <w:sz w:val="21"/>
                <w:szCs w:val="21"/>
              </w:rPr>
              <w:t>87</w:t>
            </w:r>
          </w:p>
        </w:tc>
        <w:tc>
          <w:tcPr>
            <w:tcW w:w="1843" w:type="dxa"/>
            <w:tcBorders>
              <w:top w:val="nil"/>
              <w:left w:val="nil"/>
              <w:bottom w:val="nil"/>
              <w:right w:val="nil"/>
            </w:tcBorders>
            <w:shd w:val="clear" w:color="auto" w:fill="auto"/>
          </w:tcPr>
          <w:p w14:paraId="2AEDBC51" w14:textId="39A08F4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w:t>
            </w:r>
            <w:r w:rsidRPr="007A009B">
              <w:rPr>
                <w:rFonts w:ascii="Times New Roman" w:hAnsi="Times New Roman"/>
                <w:sz w:val="21"/>
                <w:szCs w:val="21"/>
              </w:rPr>
              <w:t>.</w:t>
            </w:r>
            <w:r>
              <w:rPr>
                <w:rFonts w:ascii="Times New Roman" w:hAnsi="Times New Roman" w:hint="eastAsia"/>
                <w:sz w:val="21"/>
                <w:szCs w:val="21"/>
              </w:rPr>
              <w:t>15</w:t>
            </w:r>
            <w:r w:rsidRPr="007A009B">
              <w:rPr>
                <w:rFonts w:ascii="Times New Roman" w:hAnsi="Times New Roman"/>
                <w:sz w:val="21"/>
                <w:szCs w:val="21"/>
              </w:rPr>
              <w:t>, 5.</w:t>
            </w:r>
            <w:r>
              <w:rPr>
                <w:rFonts w:ascii="Times New Roman" w:hAnsi="Times New Roman" w:hint="eastAsia"/>
                <w:sz w:val="21"/>
                <w:szCs w:val="21"/>
              </w:rPr>
              <w:t>20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7D5E2E5D" w14:textId="67076932" w:rsidR="00FB01B8" w:rsidRPr="007A009B" w:rsidRDefault="00FB01B8" w:rsidP="00FB01B8">
            <w:pPr>
              <w:widowControl/>
              <w:spacing w:line="276" w:lineRule="auto"/>
              <w:jc w:val="left"/>
              <w:rPr>
                <w:rFonts w:ascii="Times New Roman" w:eastAsia="Times New Roman" w:hAnsi="Times New Roman"/>
                <w:i/>
                <w:kern w:val="0"/>
                <w:sz w:val="21"/>
                <w:szCs w:val="21"/>
              </w:rPr>
            </w:pPr>
            <w:r w:rsidRPr="00E666B7">
              <w:rPr>
                <w:rFonts w:ascii="Times New Roman" w:hAnsi="Times New Roman"/>
                <w:sz w:val="21"/>
                <w:szCs w:val="21"/>
              </w:rPr>
              <w:t>&gt;3999</w:t>
            </w:r>
          </w:p>
        </w:tc>
      </w:tr>
      <w:tr w:rsidR="00FB01B8" w:rsidRPr="00B92D10" w14:paraId="1F686922" w14:textId="77777777" w:rsidTr="00493CD7">
        <w:tc>
          <w:tcPr>
            <w:tcW w:w="2093" w:type="dxa"/>
            <w:tcBorders>
              <w:top w:val="nil"/>
              <w:left w:val="nil"/>
              <w:bottom w:val="nil"/>
              <w:right w:val="nil"/>
            </w:tcBorders>
            <w:shd w:val="clear" w:color="auto" w:fill="auto"/>
          </w:tcPr>
          <w:p w14:paraId="39F0C898"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Cultural distance from the United States</w:t>
            </w:r>
          </w:p>
        </w:tc>
        <w:tc>
          <w:tcPr>
            <w:tcW w:w="992" w:type="dxa"/>
            <w:tcBorders>
              <w:top w:val="nil"/>
              <w:left w:val="nil"/>
              <w:bottom w:val="nil"/>
              <w:right w:val="nil"/>
            </w:tcBorders>
            <w:shd w:val="clear" w:color="auto" w:fill="auto"/>
          </w:tcPr>
          <w:p w14:paraId="654C3101" w14:textId="786452F9" w:rsidR="00FB01B8" w:rsidRPr="007A009B" w:rsidRDefault="00FB01B8" w:rsidP="00FB01B8">
            <w:pPr>
              <w:widowControl/>
              <w:spacing w:line="276" w:lineRule="auto"/>
              <w:jc w:val="left"/>
              <w:rPr>
                <w:rFonts w:ascii="Times New Roman" w:eastAsia="Times New Roman" w:hAnsi="Times New Roman"/>
                <w:i/>
                <w:kern w:val="0"/>
                <w:sz w:val="21"/>
                <w:szCs w:val="21"/>
                <w:highlight w:val="yellow"/>
              </w:rPr>
            </w:pPr>
            <w:r w:rsidRPr="007A009B">
              <w:rPr>
                <w:rFonts w:ascii="Times New Roman" w:hAnsi="Times New Roman"/>
                <w:sz w:val="21"/>
                <w:szCs w:val="21"/>
              </w:rPr>
              <w:t>-</w:t>
            </w:r>
            <w:r>
              <w:rPr>
                <w:rFonts w:ascii="Times New Roman" w:hAnsi="Times New Roman" w:hint="eastAsia"/>
                <w:sz w:val="21"/>
                <w:szCs w:val="21"/>
              </w:rPr>
              <w:t>42.00</w:t>
            </w:r>
          </w:p>
        </w:tc>
        <w:tc>
          <w:tcPr>
            <w:tcW w:w="1593" w:type="dxa"/>
            <w:tcBorders>
              <w:top w:val="nil"/>
              <w:left w:val="nil"/>
              <w:bottom w:val="nil"/>
              <w:right w:val="nil"/>
            </w:tcBorders>
            <w:shd w:val="clear" w:color="auto" w:fill="auto"/>
          </w:tcPr>
          <w:p w14:paraId="3700DFA3" w14:textId="392B7C1C" w:rsidR="00FB01B8" w:rsidRPr="007A009B" w:rsidRDefault="00FB01B8" w:rsidP="00FB01B8">
            <w:pPr>
              <w:widowControl/>
              <w:spacing w:line="276" w:lineRule="auto"/>
              <w:jc w:val="left"/>
              <w:rPr>
                <w:rFonts w:ascii="Times New Roman" w:eastAsia="Times New Roman" w:hAnsi="Times New Roman"/>
                <w:i/>
                <w:kern w:val="0"/>
                <w:sz w:val="21"/>
                <w:szCs w:val="21"/>
                <w:highlight w:val="yellow"/>
              </w:rPr>
            </w:pPr>
            <w:r w:rsidRPr="007A009B">
              <w:rPr>
                <w:rFonts w:ascii="Times New Roman" w:hAnsi="Times New Roman"/>
                <w:sz w:val="21"/>
                <w:szCs w:val="21"/>
              </w:rPr>
              <w:t>[-</w:t>
            </w:r>
            <w:r>
              <w:rPr>
                <w:rFonts w:ascii="Times New Roman" w:hAnsi="Times New Roman" w:hint="eastAsia"/>
                <w:sz w:val="21"/>
                <w:szCs w:val="21"/>
              </w:rPr>
              <w:t>96.20</w:t>
            </w:r>
            <w:r w:rsidRPr="007A009B">
              <w:rPr>
                <w:rFonts w:ascii="Times New Roman" w:hAnsi="Times New Roman"/>
                <w:sz w:val="21"/>
                <w:szCs w:val="21"/>
              </w:rPr>
              <w:t>, -</w:t>
            </w:r>
            <w:r>
              <w:rPr>
                <w:rFonts w:ascii="Times New Roman" w:hAnsi="Times New Roman" w:hint="eastAsia"/>
                <w:sz w:val="21"/>
                <w:szCs w:val="21"/>
              </w:rPr>
              <w:t>12.90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379035C0" w14:textId="7ABC90FD"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&gt;3999</w:t>
            </w:r>
          </w:p>
        </w:tc>
        <w:tc>
          <w:tcPr>
            <w:tcW w:w="992" w:type="dxa"/>
            <w:tcBorders>
              <w:top w:val="nil"/>
              <w:left w:val="nil"/>
              <w:bottom w:val="nil"/>
              <w:right w:val="nil"/>
            </w:tcBorders>
            <w:shd w:val="clear" w:color="auto" w:fill="auto"/>
          </w:tcPr>
          <w:p w14:paraId="326ACFCE" w14:textId="2D1EE6C9"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327</w:t>
            </w:r>
            <w:r w:rsidRPr="007A009B">
              <w:rPr>
                <w:rFonts w:ascii="Times New Roman" w:hAnsi="Times New Roman"/>
                <w:sz w:val="21"/>
                <w:szCs w:val="21"/>
              </w:rPr>
              <w:t>.</w:t>
            </w:r>
            <w:r>
              <w:rPr>
                <w:rFonts w:ascii="Times New Roman" w:hAnsi="Times New Roman" w:hint="eastAsia"/>
                <w:sz w:val="21"/>
                <w:szCs w:val="21"/>
              </w:rPr>
              <w:t>00</w:t>
            </w:r>
          </w:p>
        </w:tc>
        <w:tc>
          <w:tcPr>
            <w:tcW w:w="1843" w:type="dxa"/>
            <w:tcBorders>
              <w:top w:val="nil"/>
              <w:left w:val="nil"/>
              <w:bottom w:val="nil"/>
              <w:right w:val="nil"/>
            </w:tcBorders>
            <w:shd w:val="clear" w:color="auto" w:fill="auto"/>
          </w:tcPr>
          <w:p w14:paraId="46B2EF7F" w14:textId="2CF60DC8"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758</w:t>
            </w:r>
            <w:r w:rsidRPr="007A009B">
              <w:rPr>
                <w:rFonts w:ascii="Times New Roman" w:hAnsi="Times New Roman"/>
                <w:sz w:val="21"/>
                <w:szCs w:val="21"/>
              </w:rPr>
              <w:t>.</w:t>
            </w:r>
            <w:r>
              <w:rPr>
                <w:rFonts w:ascii="Times New Roman" w:hAnsi="Times New Roman" w:hint="eastAsia"/>
                <w:sz w:val="21"/>
                <w:szCs w:val="21"/>
              </w:rPr>
              <w:t>00</w:t>
            </w:r>
            <w:r w:rsidRPr="007A009B">
              <w:rPr>
                <w:rFonts w:ascii="Times New Roman" w:hAnsi="Times New Roman"/>
                <w:sz w:val="21"/>
                <w:szCs w:val="21"/>
              </w:rPr>
              <w:t>, -</w:t>
            </w:r>
            <w:r>
              <w:rPr>
                <w:rFonts w:ascii="Times New Roman" w:hAnsi="Times New Roman" w:hint="eastAsia"/>
                <w:sz w:val="21"/>
                <w:szCs w:val="21"/>
              </w:rPr>
              <w:t>105.00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599AB6EC" w14:textId="7CA078EF"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&gt;3999</w:t>
            </w:r>
          </w:p>
        </w:tc>
      </w:tr>
      <w:tr w:rsidR="00FB01B8" w:rsidRPr="00B92D10" w14:paraId="1AADE71C" w14:textId="77777777" w:rsidTr="00493CD7">
        <w:tc>
          <w:tcPr>
            <w:tcW w:w="2093" w:type="dxa"/>
            <w:tcBorders>
              <w:top w:val="nil"/>
              <w:left w:val="nil"/>
              <w:bottom w:val="nil"/>
              <w:right w:val="nil"/>
            </w:tcBorders>
            <w:shd w:val="clear" w:color="auto" w:fill="auto"/>
          </w:tcPr>
          <w:p w14:paraId="0395F853"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Linguistic distance from the United </w:t>
            </w:r>
            <w:proofErr w:type="spellStart"/>
            <w:r w:rsidRPr="007A009B">
              <w:rPr>
                <w:rFonts w:ascii="Times New Roman" w:hAnsi="Times New Roman"/>
                <w:sz w:val="21"/>
                <w:szCs w:val="21"/>
              </w:rPr>
              <w:t>States</w:t>
            </w:r>
            <w:r w:rsidRPr="007A009B">
              <w:rPr>
                <w:rFonts w:ascii="Times New Roman" w:hAnsi="Times New Roman"/>
                <w:sz w:val="21"/>
                <w:szCs w:val="21"/>
                <w:vertAlign w:val="superscript"/>
              </w:rPr>
              <w:t>a</w:t>
            </w:r>
            <w:proofErr w:type="spellEnd"/>
          </w:p>
        </w:tc>
        <w:tc>
          <w:tcPr>
            <w:tcW w:w="992" w:type="dxa"/>
            <w:tcBorders>
              <w:top w:val="nil"/>
              <w:left w:val="nil"/>
              <w:bottom w:val="nil"/>
              <w:right w:val="nil"/>
            </w:tcBorders>
            <w:shd w:val="clear" w:color="auto" w:fill="auto"/>
          </w:tcPr>
          <w:p w14:paraId="2B6439C2" w14:textId="10E28E1D"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5.35</w:t>
            </w:r>
          </w:p>
        </w:tc>
        <w:tc>
          <w:tcPr>
            <w:tcW w:w="1593" w:type="dxa"/>
            <w:tcBorders>
              <w:top w:val="nil"/>
              <w:left w:val="nil"/>
              <w:bottom w:val="nil"/>
              <w:right w:val="nil"/>
            </w:tcBorders>
            <w:shd w:val="clear" w:color="auto" w:fill="auto"/>
          </w:tcPr>
          <w:p w14:paraId="3F088465" w14:textId="70592C4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11</w:t>
            </w:r>
            <w:r w:rsidRPr="007A009B">
              <w:rPr>
                <w:rFonts w:ascii="Times New Roman" w:hAnsi="Times New Roman"/>
                <w:sz w:val="21"/>
                <w:szCs w:val="21"/>
              </w:rPr>
              <w:t>.</w:t>
            </w:r>
            <w:r>
              <w:rPr>
                <w:rFonts w:ascii="Times New Roman" w:hAnsi="Times New Roman" w:hint="eastAsia"/>
                <w:sz w:val="21"/>
                <w:szCs w:val="21"/>
              </w:rPr>
              <w:t>7</w:t>
            </w:r>
            <w:r w:rsidRPr="007A009B">
              <w:rPr>
                <w:rFonts w:ascii="Times New Roman" w:hAnsi="Times New Roman"/>
                <w:sz w:val="21"/>
                <w:szCs w:val="21"/>
              </w:rPr>
              <w:t>0, 1</w:t>
            </w:r>
            <w:r>
              <w:rPr>
                <w:rFonts w:ascii="Times New Roman" w:hAnsi="Times New Roman" w:hint="eastAsia"/>
                <w:sz w:val="21"/>
                <w:szCs w:val="21"/>
              </w:rPr>
              <w:t>5.5</w:t>
            </w:r>
            <w:r w:rsidRPr="007A009B">
              <w:rPr>
                <w:rFonts w:ascii="Times New Roman" w:hAnsi="Times New Roman"/>
                <w:sz w:val="21"/>
                <w:szCs w:val="21"/>
              </w:rPr>
              <w:t>0]</w:t>
            </w:r>
          </w:p>
        </w:tc>
        <w:tc>
          <w:tcPr>
            <w:tcW w:w="851" w:type="dxa"/>
            <w:tcBorders>
              <w:top w:val="nil"/>
              <w:left w:val="nil"/>
              <w:bottom w:val="nil"/>
              <w:right w:val="nil"/>
            </w:tcBorders>
            <w:shd w:val="clear" w:color="auto" w:fill="auto"/>
          </w:tcPr>
          <w:p w14:paraId="44CBE404" w14:textId="41168AA8"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Pr>
                <w:rFonts w:ascii="Times New Roman" w:hAnsi="Times New Roman" w:hint="eastAsia"/>
                <w:sz w:val="21"/>
                <w:szCs w:val="21"/>
              </w:rPr>
              <w:t>27</w:t>
            </w:r>
          </w:p>
        </w:tc>
        <w:tc>
          <w:tcPr>
            <w:tcW w:w="992" w:type="dxa"/>
            <w:tcBorders>
              <w:top w:val="nil"/>
              <w:left w:val="nil"/>
              <w:bottom w:val="nil"/>
              <w:right w:val="nil"/>
            </w:tcBorders>
            <w:shd w:val="clear" w:color="auto" w:fill="auto"/>
          </w:tcPr>
          <w:p w14:paraId="5CF758AD" w14:textId="15F5BCD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1</w:t>
            </w:r>
            <w:r>
              <w:rPr>
                <w:rFonts w:ascii="Times New Roman" w:hAnsi="Times New Roman" w:hint="eastAsia"/>
                <w:sz w:val="21"/>
                <w:szCs w:val="21"/>
              </w:rPr>
              <w:t>8</w:t>
            </w:r>
            <w:r w:rsidRPr="007A009B">
              <w:rPr>
                <w:rFonts w:ascii="Times New Roman" w:hAnsi="Times New Roman"/>
                <w:sz w:val="21"/>
                <w:szCs w:val="21"/>
              </w:rPr>
              <w:t>.</w:t>
            </w:r>
            <w:r>
              <w:rPr>
                <w:rFonts w:ascii="Times New Roman" w:hAnsi="Times New Roman" w:hint="eastAsia"/>
                <w:sz w:val="21"/>
                <w:szCs w:val="21"/>
              </w:rPr>
              <w:t>50</w:t>
            </w:r>
          </w:p>
        </w:tc>
        <w:tc>
          <w:tcPr>
            <w:tcW w:w="1843" w:type="dxa"/>
            <w:tcBorders>
              <w:top w:val="nil"/>
              <w:left w:val="nil"/>
              <w:bottom w:val="nil"/>
              <w:right w:val="nil"/>
            </w:tcBorders>
            <w:shd w:val="clear" w:color="auto" w:fill="auto"/>
          </w:tcPr>
          <w:p w14:paraId="1811BBEB" w14:textId="00ABD4C5"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12.60</w:t>
            </w:r>
            <w:r w:rsidRPr="007A009B">
              <w:rPr>
                <w:rFonts w:ascii="Times New Roman" w:hAnsi="Times New Roman"/>
                <w:sz w:val="21"/>
                <w:szCs w:val="21"/>
              </w:rPr>
              <w:t>, 4</w:t>
            </w:r>
            <w:r>
              <w:rPr>
                <w:rFonts w:ascii="Times New Roman" w:hAnsi="Times New Roman" w:hint="eastAsia"/>
                <w:sz w:val="21"/>
                <w:szCs w:val="21"/>
              </w:rPr>
              <w:t>6</w:t>
            </w:r>
            <w:r w:rsidRPr="007A009B">
              <w:rPr>
                <w:rFonts w:ascii="Times New Roman" w:hAnsi="Times New Roman"/>
                <w:sz w:val="21"/>
                <w:szCs w:val="21"/>
              </w:rPr>
              <w:t>.2</w:t>
            </w:r>
            <w:r>
              <w:rPr>
                <w:rFonts w:ascii="Times New Roman" w:hAnsi="Times New Roman" w:hint="eastAsia"/>
                <w:sz w:val="21"/>
                <w:szCs w:val="21"/>
              </w:rPr>
              <w:t>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7B62DC64" w14:textId="4C963D2D"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Pr>
                <w:rFonts w:ascii="Times New Roman" w:hAnsi="Times New Roman" w:hint="eastAsia"/>
                <w:sz w:val="21"/>
                <w:szCs w:val="21"/>
              </w:rPr>
              <w:t>13</w:t>
            </w:r>
          </w:p>
        </w:tc>
      </w:tr>
      <w:tr w:rsidR="00FB01B8" w:rsidRPr="00B92D10" w14:paraId="3073901A" w14:textId="77777777" w:rsidTr="00493CD7">
        <w:tc>
          <w:tcPr>
            <w:tcW w:w="2093" w:type="dxa"/>
            <w:tcBorders>
              <w:top w:val="nil"/>
              <w:left w:val="nil"/>
              <w:bottom w:val="single" w:sz="8" w:space="0" w:color="auto"/>
              <w:right w:val="nil"/>
            </w:tcBorders>
            <w:shd w:val="clear" w:color="auto" w:fill="auto"/>
          </w:tcPr>
          <w:p w14:paraId="1C87DD8A"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English Proficiency</w:t>
            </w:r>
          </w:p>
        </w:tc>
        <w:tc>
          <w:tcPr>
            <w:tcW w:w="992" w:type="dxa"/>
            <w:tcBorders>
              <w:top w:val="nil"/>
              <w:left w:val="nil"/>
              <w:bottom w:val="single" w:sz="8" w:space="0" w:color="auto"/>
              <w:right w:val="nil"/>
            </w:tcBorders>
            <w:shd w:val="clear" w:color="auto" w:fill="auto"/>
          </w:tcPr>
          <w:p w14:paraId="234AABBC" w14:textId="4E9F8567"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-1.38</w:t>
            </w:r>
          </w:p>
        </w:tc>
        <w:tc>
          <w:tcPr>
            <w:tcW w:w="1593" w:type="dxa"/>
            <w:tcBorders>
              <w:top w:val="nil"/>
              <w:left w:val="nil"/>
              <w:bottom w:val="single" w:sz="8" w:space="0" w:color="auto"/>
              <w:right w:val="nil"/>
            </w:tcBorders>
            <w:shd w:val="clear" w:color="auto" w:fill="auto"/>
          </w:tcPr>
          <w:p w14:paraId="02AB1268" w14:textId="6397FCA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37.08</w:t>
            </w:r>
            <w:r w:rsidRPr="007A009B">
              <w:rPr>
                <w:rFonts w:ascii="Times New Roman" w:hAnsi="Times New Roman"/>
                <w:sz w:val="21"/>
                <w:szCs w:val="21"/>
              </w:rPr>
              <w:t>, 1</w:t>
            </w:r>
            <w:r>
              <w:rPr>
                <w:rFonts w:ascii="Times New Roman" w:hAnsi="Times New Roman" w:hint="eastAsia"/>
                <w:sz w:val="21"/>
                <w:szCs w:val="21"/>
              </w:rPr>
              <w:t>04.00</w:t>
            </w:r>
            <w:r w:rsidRPr="007A009B">
              <w:rPr>
                <w:rFonts w:ascii="Times New Roman" w:hAnsi="Times New Roman"/>
                <w:sz w:val="21"/>
                <w:szCs w:val="21"/>
              </w:rPr>
              <w:t>]</w:t>
            </w:r>
          </w:p>
        </w:tc>
        <w:tc>
          <w:tcPr>
            <w:tcW w:w="851" w:type="dxa"/>
            <w:tcBorders>
              <w:top w:val="nil"/>
              <w:left w:val="nil"/>
              <w:bottom w:val="single" w:sz="8" w:space="0" w:color="auto"/>
              <w:right w:val="nil"/>
            </w:tcBorders>
            <w:shd w:val="clear" w:color="auto" w:fill="auto"/>
          </w:tcPr>
          <w:p w14:paraId="77EDE1B7" w14:textId="07717021"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3</w:t>
            </w:r>
          </w:p>
        </w:tc>
        <w:tc>
          <w:tcPr>
            <w:tcW w:w="992" w:type="dxa"/>
            <w:tcBorders>
              <w:top w:val="nil"/>
              <w:left w:val="nil"/>
              <w:bottom w:val="single" w:sz="8" w:space="0" w:color="auto"/>
              <w:right w:val="nil"/>
            </w:tcBorders>
            <w:shd w:val="clear" w:color="auto" w:fill="auto"/>
          </w:tcPr>
          <w:p w14:paraId="7BF923B0" w14:textId="6BFA4680"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43.50</w:t>
            </w:r>
          </w:p>
        </w:tc>
        <w:tc>
          <w:tcPr>
            <w:tcW w:w="1843" w:type="dxa"/>
            <w:tcBorders>
              <w:top w:val="nil"/>
              <w:left w:val="nil"/>
              <w:bottom w:val="single" w:sz="8" w:space="0" w:color="auto"/>
              <w:right w:val="nil"/>
            </w:tcBorders>
            <w:shd w:val="clear" w:color="auto" w:fill="auto"/>
          </w:tcPr>
          <w:p w14:paraId="1FDB1199" w14:textId="023D89C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3.47</w:t>
            </w:r>
            <w:r w:rsidRPr="007A009B">
              <w:rPr>
                <w:rFonts w:ascii="Times New Roman" w:hAnsi="Times New Roman"/>
                <w:sz w:val="21"/>
                <w:szCs w:val="21"/>
              </w:rPr>
              <w:t xml:space="preserve">, </w:t>
            </w:r>
            <w:r>
              <w:rPr>
                <w:rFonts w:ascii="Times New Roman" w:hAnsi="Times New Roman" w:hint="eastAsia"/>
                <w:sz w:val="21"/>
                <w:szCs w:val="21"/>
              </w:rPr>
              <w:t>99.20</w:t>
            </w:r>
            <w:r w:rsidRPr="007A009B">
              <w:rPr>
                <w:rFonts w:ascii="Times New Roman" w:hAnsi="Times New Roman"/>
                <w:sz w:val="21"/>
                <w:szCs w:val="21"/>
              </w:rPr>
              <w:t>]</w:t>
            </w:r>
          </w:p>
        </w:tc>
        <w:tc>
          <w:tcPr>
            <w:tcW w:w="958" w:type="dxa"/>
            <w:tcBorders>
              <w:top w:val="nil"/>
              <w:left w:val="nil"/>
              <w:bottom w:val="single" w:sz="8" w:space="0" w:color="auto"/>
              <w:right w:val="nil"/>
            </w:tcBorders>
            <w:shd w:val="clear" w:color="auto" w:fill="auto"/>
          </w:tcPr>
          <w:p w14:paraId="323EDB65" w14:textId="1D8017AF"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1</w:t>
            </w:r>
            <w:r w:rsidRPr="007A009B">
              <w:rPr>
                <w:rFonts w:ascii="Times New Roman" w:hAnsi="Times New Roman"/>
                <w:sz w:val="21"/>
                <w:szCs w:val="21"/>
              </w:rPr>
              <w:t>.00</w:t>
            </w:r>
          </w:p>
        </w:tc>
      </w:tr>
    </w:tbl>
    <w:p w14:paraId="39C2F852" w14:textId="77777777" w:rsidR="00FB01B8" w:rsidRDefault="00FB01B8" w:rsidP="007C532B">
      <w:pPr>
        <w:widowControl/>
        <w:spacing w:before="240" w:after="240" w:line="276" w:lineRule="auto"/>
        <w:jc w:val="left"/>
        <w:rPr>
          <w:rFonts w:ascii="Times New Roman" w:hAnsi="Times New Roman"/>
          <w:kern w:val="0"/>
          <w:sz w:val="22"/>
          <w:szCs w:val="22"/>
          <w:highlight w:val="white"/>
        </w:rPr>
      </w:pPr>
    </w:p>
    <w:p w14:paraId="01046868" w14:textId="77777777" w:rsidR="00FB01B8" w:rsidRDefault="00FB01B8" w:rsidP="007C532B">
      <w:pPr>
        <w:widowControl/>
        <w:spacing w:before="240" w:after="240" w:line="276" w:lineRule="auto"/>
        <w:jc w:val="left"/>
        <w:rPr>
          <w:rFonts w:ascii="Times New Roman" w:hAnsi="Times New Roman"/>
          <w:kern w:val="0"/>
          <w:sz w:val="22"/>
          <w:szCs w:val="22"/>
          <w:highlight w:val="white"/>
        </w:rPr>
      </w:pPr>
    </w:p>
    <w:p w14:paraId="2715909F" w14:textId="77777777" w:rsidR="00FB01B8" w:rsidRPr="00FB01B8" w:rsidRDefault="00FB01B8" w:rsidP="007C532B">
      <w:pPr>
        <w:widowControl/>
        <w:spacing w:before="240" w:after="240" w:line="276" w:lineRule="auto"/>
        <w:jc w:val="left"/>
        <w:rPr>
          <w:rFonts w:ascii="Times New Roman" w:hAnsi="Times New Roman" w:hint="eastAsia"/>
          <w:kern w:val="0"/>
          <w:sz w:val="22"/>
          <w:szCs w:val="22"/>
          <w:highlight w:val="white"/>
        </w:rPr>
      </w:pPr>
    </w:p>
    <w:p w14:paraId="05B8848A" w14:textId="05E9EC24" w:rsidR="00800DDE" w:rsidRPr="007A009B" w:rsidRDefault="007A009B" w:rsidP="007C532B">
      <w:pPr>
        <w:widowControl/>
        <w:spacing w:before="240" w:after="240" w:line="276" w:lineRule="auto"/>
        <w:jc w:val="left"/>
        <w:rPr>
          <w:rFonts w:ascii="Times New Roman" w:eastAsia="Times New Roman" w:hAnsi="Times New Roman"/>
          <w:kern w:val="0"/>
          <w:sz w:val="22"/>
          <w:szCs w:val="22"/>
          <w:highlight w:val="white"/>
        </w:rPr>
      </w:pPr>
      <w:r>
        <w:rPr>
          <w:rFonts w:ascii="Times New Roman" w:eastAsia="Times New Roman" w:hAnsi="Times New Roman"/>
          <w:kern w:val="0"/>
          <w:sz w:val="22"/>
          <w:szCs w:val="22"/>
          <w:highlight w:val="white"/>
        </w:rPr>
        <w:t xml:space="preserve">Note. </w:t>
      </w:r>
      <w:r w:rsidRPr="007A009B">
        <w:rPr>
          <w:rFonts w:ascii="Times New Roman" w:eastAsia="Times New Roman" w:hAnsi="Times New Roman"/>
          <w:kern w:val="0"/>
          <w:sz w:val="22"/>
          <w:szCs w:val="22"/>
          <w:highlight w:val="white"/>
        </w:rPr>
        <w:t>Estimate (</w:t>
      </w:r>
      <w:r w:rsidRPr="00471997">
        <w:rPr>
          <w:rFonts w:ascii="Times New Roman" w:eastAsia="Times New Roman" w:hAnsi="Times New Roman"/>
          <w:i/>
          <w:iCs/>
          <w:kern w:val="0"/>
          <w:sz w:val="22"/>
          <w:szCs w:val="22"/>
          <w:highlight w:val="white"/>
        </w:rPr>
        <w:t>b</w:t>
      </w:r>
      <w:r w:rsidRPr="007A009B">
        <w:rPr>
          <w:rFonts w:ascii="Times New Roman" w:eastAsia="Times New Roman" w:hAnsi="Times New Roman"/>
          <w:kern w:val="0"/>
          <w:sz w:val="22"/>
          <w:szCs w:val="22"/>
          <w:highlight w:val="white"/>
        </w:rPr>
        <w:t>) is the median of the posterior distribution of regression coefficients</w:t>
      </w:r>
    </w:p>
    <w:bookmarkEnd w:id="35"/>
    <w:p w14:paraId="16F91B09" w14:textId="214C4324"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proofErr w:type="spellStart"/>
      <w:r w:rsidRPr="00B92D10">
        <w:rPr>
          <w:rFonts w:ascii="Times New Roman" w:eastAsia="Times New Roman" w:hAnsi="Times New Roman"/>
          <w:kern w:val="0"/>
          <w:sz w:val="22"/>
          <w:szCs w:val="22"/>
          <w:highlight w:val="white"/>
          <w:vertAlign w:val="superscript"/>
        </w:rPr>
        <w:t>a</w:t>
      </w:r>
      <w:proofErr w:type="spellEnd"/>
      <w:r w:rsidRPr="00B92D10">
        <w:rPr>
          <w:rFonts w:ascii="Times New Roman" w:eastAsia="Times New Roman" w:hAnsi="Times New Roman"/>
          <w:kern w:val="0"/>
          <w:sz w:val="22"/>
          <w:szCs w:val="22"/>
          <w:highlight w:val="white"/>
        </w:rPr>
        <w:t xml:space="preserve"> There are two methods for calculating language distance, one based on the Ethnology language trees (Fearon, 2003; </w:t>
      </w:r>
      <w:proofErr w:type="spellStart"/>
      <w:r w:rsidRPr="00B92D10">
        <w:rPr>
          <w:rFonts w:ascii="Times New Roman" w:eastAsia="Times New Roman" w:hAnsi="Times New Roman"/>
          <w:kern w:val="0"/>
          <w:sz w:val="22"/>
          <w:szCs w:val="22"/>
          <w:highlight w:val="white"/>
        </w:rPr>
        <w:t>Laitin</w:t>
      </w:r>
      <w:proofErr w:type="spellEnd"/>
      <w:r w:rsidRPr="00B92D10">
        <w:rPr>
          <w:rFonts w:ascii="Times New Roman" w:eastAsia="Times New Roman" w:hAnsi="Times New Roman"/>
          <w:kern w:val="0"/>
          <w:sz w:val="22"/>
          <w:szCs w:val="22"/>
          <w:highlight w:val="white"/>
        </w:rPr>
        <w:t>, 2000) and the other based on the Automated Similarity Judgment Program (https://asjp.clld.org). The results shown in the table are based on the data from the former calculation method, while the data from the latter calculation method are similar.</w:t>
      </w:r>
    </w:p>
    <w:p w14:paraId="6D8ED766" w14:textId="31D4B118" w:rsidR="007C532B" w:rsidRPr="007C532B" w:rsidRDefault="002C10B4" w:rsidP="007C532B">
      <w:pPr>
        <w:widowControl/>
        <w:spacing w:before="240" w:after="240" w:line="276" w:lineRule="auto"/>
        <w:jc w:val="left"/>
        <w:rPr>
          <w:rFonts w:ascii="Times New Roman" w:eastAsia="Times New Roman" w:hAnsi="Times New Roman"/>
          <w:color w:val="0D0D0D"/>
          <w:kern w:val="0"/>
          <w:sz w:val="21"/>
          <w:szCs w:val="21"/>
          <w:highlight w:val="white"/>
          <w:lang w:val="zh-CN"/>
        </w:rPr>
      </w:pPr>
      <w:r>
        <w:rPr>
          <w:noProof/>
        </w:rPr>
        <w:lastRenderedPageBreak/>
        <w:drawing>
          <wp:inline distT="0" distB="0" distL="0" distR="0" wp14:anchorId="479AB033" wp14:editId="37DE4846">
            <wp:extent cx="5274310" cy="4395470"/>
            <wp:effectExtent l="0" t="0" r="0" b="0"/>
            <wp:docPr id="195998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87525" name=""/>
                    <pic:cNvPicPr/>
                  </pic:nvPicPr>
                  <pic:blipFill>
                    <a:blip r:embed="rId22"/>
                    <a:stretch>
                      <a:fillRect/>
                    </a:stretch>
                  </pic:blipFill>
                  <pic:spPr>
                    <a:xfrm>
                      <a:off x="0" y="0"/>
                      <a:ext cx="5274310" cy="4395470"/>
                    </a:xfrm>
                    <a:prstGeom prst="rect">
                      <a:avLst/>
                    </a:prstGeom>
                  </pic:spPr>
                </pic:pic>
              </a:graphicData>
            </a:graphic>
          </wp:inline>
        </w:drawing>
      </w:r>
    </w:p>
    <w:p w14:paraId="192B5AD1" w14:textId="13FFD13B" w:rsidR="00B85913" w:rsidRPr="00B85913" w:rsidRDefault="00B85913" w:rsidP="00B85913">
      <w:pPr>
        <w:widowControl/>
        <w:spacing w:before="240" w:after="240" w:line="276" w:lineRule="auto"/>
        <w:jc w:val="left"/>
        <w:rPr>
          <w:rFonts w:ascii="Times New Roman" w:eastAsia="Times New Roman" w:hAnsi="Times New Roman"/>
          <w:color w:val="0D0D0D"/>
          <w:kern w:val="0"/>
          <w:sz w:val="22"/>
          <w:szCs w:val="22"/>
          <w:highlight w:val="white"/>
        </w:rPr>
      </w:pPr>
      <w:r w:rsidRPr="00B85913">
        <w:rPr>
          <w:rFonts w:ascii="Times New Roman" w:eastAsia="Times New Roman" w:hAnsi="Times New Roman"/>
          <w:color w:val="0D0D0D"/>
          <w:kern w:val="0"/>
          <w:sz w:val="22"/>
          <w:szCs w:val="22"/>
          <w:highlight w:val="white"/>
        </w:rPr>
        <w:t xml:space="preserve">Figure 7.  Country-level relationship between proportion of sample and socioeconomic/cultural factors for traditional studies (blue, using </w:t>
      </w:r>
      <w:r w:rsidR="00471997" w:rsidRPr="00471997">
        <w:rPr>
          <w:rFonts w:ascii="Times New Roman" w:eastAsia="Times New Roman" w:hAnsi="Times New Roman"/>
          <w:iCs/>
          <w:kern w:val="0"/>
          <w:sz w:val="22"/>
          <w:szCs w:val="22"/>
          <w:highlight w:val="white"/>
        </w:rPr>
        <w:t>data from</w:t>
      </w:r>
      <w:r w:rsidR="00471997" w:rsidRPr="00443847">
        <w:rPr>
          <w:rFonts w:ascii="Times New Roman" w:eastAsia="Times New Roman" w:hAnsi="Times New Roman"/>
          <w:i/>
          <w:kern w:val="0"/>
          <w:sz w:val="22"/>
          <w:szCs w:val="22"/>
          <w:highlight w:val="white"/>
        </w:rPr>
        <w:t xml:space="preserve"> Rad et al., (2018) </w:t>
      </w:r>
      <w:r w:rsidRPr="00B85913">
        <w:rPr>
          <w:rFonts w:ascii="Times New Roman" w:eastAsia="Times New Roman" w:hAnsi="Times New Roman"/>
          <w:color w:val="0D0D0D"/>
          <w:kern w:val="0"/>
          <w:sz w:val="22"/>
          <w:szCs w:val="22"/>
          <w:highlight w:val="white"/>
        </w:rPr>
        <w:t xml:space="preserve">as an example)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(red, using PSA 001 as an example). (A) Proportion of sample size and GDP per </w:t>
      </w:r>
      <w:bookmarkStart w:id="36" w:name="_Hlk157290434"/>
      <w:r w:rsidRPr="00B85913">
        <w:rPr>
          <w:rFonts w:ascii="Times New Roman" w:eastAsia="Times New Roman" w:hAnsi="Times New Roman"/>
          <w:color w:val="0D0D0D"/>
          <w:kern w:val="0"/>
          <w:sz w:val="22"/>
          <w:szCs w:val="22"/>
          <w:highlight w:val="white"/>
        </w:rPr>
        <w:t>capita</w:t>
      </w:r>
      <w:bookmarkEnd w:id="36"/>
      <w:r w:rsidRPr="00B85913">
        <w:rPr>
          <w:rFonts w:ascii="Times New Roman" w:eastAsia="Times New Roman" w:hAnsi="Times New Roman"/>
          <w:color w:val="0D0D0D"/>
          <w:kern w:val="0"/>
          <w:sz w:val="22"/>
          <w:szCs w:val="22"/>
          <w:highlight w:val="white"/>
        </w:rPr>
        <w:t xml:space="preserv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(B) Proportion of sample size and R&amp;D investment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(C) Proportion of sample size and number of universities per </w:t>
      </w:r>
      <w:r w:rsidR="00E554D0" w:rsidRPr="00E554D0">
        <w:rPr>
          <w:rFonts w:ascii="Times New Roman" w:eastAsia="Times New Roman" w:hAnsi="Times New Roman"/>
          <w:color w:val="0D0D0D"/>
          <w:kern w:val="0"/>
          <w:sz w:val="22"/>
          <w:szCs w:val="22"/>
        </w:rPr>
        <w:t>capita</w:t>
      </w:r>
      <w:r w:rsidRPr="00B85913">
        <w:rPr>
          <w:rFonts w:ascii="Times New Roman" w:eastAsia="Times New Roman" w:hAnsi="Times New Roman"/>
          <w:color w:val="0D0D0D"/>
          <w:kern w:val="0"/>
          <w:sz w:val="22"/>
          <w:szCs w:val="22"/>
          <w:highlight w:val="white"/>
        </w:rPr>
        <w:t xml:space="preserv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5C7D3B">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 xml:space="preserve">(D) Proportion of sample size and number of psychology researchers per </w:t>
      </w:r>
      <w:r w:rsidR="00E554D0" w:rsidRPr="00E554D0">
        <w:rPr>
          <w:rFonts w:ascii="Times New Roman" w:eastAsia="Times New Roman" w:hAnsi="Times New Roman"/>
          <w:color w:val="0D0D0D"/>
          <w:kern w:val="0"/>
          <w:sz w:val="22"/>
          <w:szCs w:val="22"/>
        </w:rPr>
        <w:t>capita</w:t>
      </w:r>
      <w:r w:rsidRPr="00B85913">
        <w:rPr>
          <w:rFonts w:ascii="Times New Roman" w:eastAsia="Times New Roman" w:hAnsi="Times New Roman"/>
          <w:color w:val="0D0D0D"/>
          <w:kern w:val="0"/>
          <w:sz w:val="22"/>
          <w:szCs w:val="22"/>
          <w:highlight w:val="white"/>
        </w:rPr>
        <w:t xml:space="preserv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E96D98">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 xml:space="preserve">(E) Proportion of sample size and average years of schooling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0F0F10">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(F) Proportion of sample size and urbanization</w:t>
      </w:r>
      <w:r w:rsidR="00E554D0">
        <w:rPr>
          <w:rFonts w:ascii="Times New Roman" w:eastAsia="Times New Roman" w:hAnsi="Times New Roman"/>
          <w:color w:val="0D0D0D"/>
          <w:kern w:val="0"/>
          <w:sz w:val="22"/>
          <w:szCs w:val="22"/>
          <w:highlight w:val="white"/>
        </w:rPr>
        <w:t xml:space="preserve"> level</w:t>
      </w:r>
      <w:r w:rsidRPr="00B85913">
        <w:rPr>
          <w:rFonts w:ascii="Times New Roman" w:eastAsia="Times New Roman" w:hAnsi="Times New Roman"/>
          <w:color w:val="0D0D0D"/>
          <w:kern w:val="0"/>
          <w:sz w:val="22"/>
          <w:szCs w:val="22"/>
          <w:highlight w:val="white"/>
        </w:rPr>
        <w:t xml:space="preserv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(G) Proportion of sample size and </w:t>
      </w:r>
      <w:r w:rsidR="00E554D0">
        <w:rPr>
          <w:rFonts w:ascii="Times New Roman" w:eastAsia="Times New Roman" w:hAnsi="Times New Roman"/>
          <w:color w:val="0D0D0D"/>
          <w:kern w:val="0"/>
          <w:sz w:val="22"/>
          <w:szCs w:val="22"/>
          <w:highlight w:val="white"/>
        </w:rPr>
        <w:t>g</w:t>
      </w:r>
      <w:r w:rsidRPr="00B85913">
        <w:rPr>
          <w:rFonts w:ascii="Times New Roman" w:eastAsia="Times New Roman" w:hAnsi="Times New Roman"/>
          <w:color w:val="0D0D0D"/>
          <w:kern w:val="0"/>
          <w:sz w:val="22"/>
          <w:szCs w:val="22"/>
          <w:highlight w:val="white"/>
        </w:rPr>
        <w:t>lobalization</w:t>
      </w:r>
      <w:r w:rsidR="00E554D0">
        <w:rPr>
          <w:rFonts w:ascii="Times New Roman" w:eastAsia="Times New Roman" w:hAnsi="Times New Roman"/>
          <w:color w:val="0D0D0D"/>
          <w:kern w:val="0"/>
          <w:sz w:val="22"/>
          <w:szCs w:val="22"/>
          <w:highlight w:val="white"/>
        </w:rPr>
        <w:t xml:space="preserve"> level</w:t>
      </w:r>
      <w:r w:rsidRPr="00B85913">
        <w:rPr>
          <w:rFonts w:ascii="Times New Roman" w:eastAsia="Times New Roman" w:hAnsi="Times New Roman"/>
          <w:color w:val="0D0D0D"/>
          <w:kern w:val="0"/>
          <w:sz w:val="22"/>
          <w:szCs w:val="22"/>
          <w:highlight w:val="white"/>
        </w:rPr>
        <w:t xml:space="preserv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(H) Proportion of sample size and internet penetration rate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I) Proportion of sample size and cultural distance from the United States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(J) Proportion of sample size and linguistic distance from the United States (from English)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(K) Proportion of sample size and English Proficiency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p>
    <w:p w14:paraId="4EA8CDD0" w14:textId="77777777" w:rsidR="0022342B" w:rsidRPr="00B85913" w:rsidRDefault="0022342B" w:rsidP="007C532B">
      <w:pPr>
        <w:widowControl/>
        <w:spacing w:before="240" w:after="240" w:line="276" w:lineRule="auto"/>
        <w:jc w:val="left"/>
        <w:rPr>
          <w:rFonts w:ascii="Times New Roman" w:hAnsi="Times New Roman"/>
          <w:color w:val="0D0D0D"/>
          <w:kern w:val="0"/>
          <w:sz w:val="22"/>
          <w:szCs w:val="22"/>
          <w:highlight w:val="white"/>
        </w:rPr>
      </w:pPr>
    </w:p>
    <w:p w14:paraId="1DF4E3F9" w14:textId="77777777" w:rsidR="00F14B65" w:rsidRDefault="00F14B65" w:rsidP="007C532B">
      <w:pPr>
        <w:widowControl/>
        <w:spacing w:before="240" w:after="240" w:line="276" w:lineRule="auto"/>
        <w:jc w:val="left"/>
        <w:rPr>
          <w:rFonts w:ascii="Times New Roman" w:eastAsia="Times New Roman" w:hAnsi="Times New Roman"/>
          <w:kern w:val="0"/>
          <w:sz w:val="22"/>
          <w:szCs w:val="22"/>
          <w:highlight w:val="white"/>
        </w:rPr>
      </w:pPr>
    </w:p>
    <w:p w14:paraId="4B4EC33B" w14:textId="4DF54EA6" w:rsidR="007C532B" w:rsidRPr="00B92D10"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Table 4. Correlation analysis between </w:t>
      </w:r>
      <w:r w:rsidR="00E554D0" w:rsidRPr="00E554D0">
        <w:rPr>
          <w:rFonts w:ascii="Times New Roman" w:eastAsia="Times New Roman" w:hAnsi="Times New Roman"/>
          <w:kern w:val="0"/>
          <w:sz w:val="22"/>
          <w:szCs w:val="22"/>
        </w:rPr>
        <w:t>Urbanization level</w:t>
      </w:r>
      <w:r w:rsidR="00E554D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 xml:space="preserve">Internet penetration rate and English Proficiency &amp; proportion of participants across first-level administrative regions within participating countries (using </w:t>
      </w:r>
      <w:bookmarkStart w:id="37" w:name="_Hlk157132179"/>
      <w:r w:rsidRPr="00B92D10">
        <w:rPr>
          <w:rFonts w:ascii="Times New Roman" w:eastAsia="Times New Roman" w:hAnsi="Times New Roman"/>
          <w:kern w:val="0"/>
          <w:sz w:val="22"/>
          <w:szCs w:val="22"/>
          <w:highlight w:val="white"/>
        </w:rPr>
        <w:t>Ruggeri et al. (2022)</w:t>
      </w:r>
      <w:bookmarkEnd w:id="37"/>
      <w:r w:rsidRPr="00B92D10">
        <w:rPr>
          <w:rFonts w:ascii="Times New Roman" w:eastAsia="Times New Roman" w:hAnsi="Times New Roman"/>
          <w:kern w:val="0"/>
          <w:sz w:val="22"/>
          <w:szCs w:val="22"/>
          <w:highlight w:val="white"/>
        </w:rPr>
        <w:t xml:space="preserve"> as an example).</w:t>
      </w:r>
    </w:p>
    <w:tbl>
      <w:tblPr>
        <w:tblStyle w:val="ae"/>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1907"/>
        <w:gridCol w:w="1896"/>
        <w:gridCol w:w="1898"/>
      </w:tblGrid>
      <w:tr w:rsidR="00811532" w:rsidRPr="00B92D10" w14:paraId="317BD5FE" w14:textId="77777777" w:rsidTr="001607EC">
        <w:tc>
          <w:tcPr>
            <w:tcW w:w="2660" w:type="dxa"/>
            <w:vAlign w:val="center"/>
          </w:tcPr>
          <w:p w14:paraId="5951B520" w14:textId="77777777" w:rsidR="00811532" w:rsidRPr="00B92D10" w:rsidRDefault="00811532" w:rsidP="00811532">
            <w:pPr>
              <w:widowControl/>
              <w:spacing w:line="276" w:lineRule="auto"/>
              <w:jc w:val="left"/>
              <w:rPr>
                <w:rFonts w:ascii="Times New Roman" w:hAnsi="Times New Roman"/>
                <w:kern w:val="0"/>
                <w:sz w:val="22"/>
                <w:szCs w:val="22"/>
                <w:highlight w:val="white"/>
              </w:rPr>
            </w:pPr>
          </w:p>
        </w:tc>
        <w:tc>
          <w:tcPr>
            <w:tcW w:w="5862" w:type="dxa"/>
            <w:gridSpan w:val="3"/>
            <w:tcBorders>
              <w:bottom w:val="single" w:sz="8" w:space="0" w:color="auto"/>
            </w:tcBorders>
            <w:vAlign w:val="center"/>
          </w:tcPr>
          <w:p w14:paraId="05D758F1" w14:textId="29148782" w:rsidR="00811532" w:rsidRPr="00B92D10" w:rsidRDefault="001607EC" w:rsidP="00F00708">
            <w:pPr>
              <w:widowControl/>
              <w:spacing w:line="276" w:lineRule="auto"/>
              <w:jc w:val="center"/>
              <w:rPr>
                <w:rFonts w:ascii="Times New Roman" w:hAnsi="Times New Roman"/>
                <w:kern w:val="0"/>
                <w:sz w:val="22"/>
                <w:szCs w:val="22"/>
                <w:highlight w:val="white"/>
              </w:rPr>
            </w:pPr>
            <w:r>
              <w:rPr>
                <w:rFonts w:ascii="Times New Roman" w:hAnsi="Times New Roman"/>
                <w:kern w:val="0"/>
                <w:sz w:val="22"/>
                <w:szCs w:val="22"/>
              </w:rPr>
              <w:t>B</w:t>
            </w:r>
            <w:r w:rsidRPr="001607EC">
              <w:rPr>
                <w:rFonts w:ascii="Times New Roman" w:hAnsi="Times New Roman"/>
                <w:kern w:val="0"/>
                <w:sz w:val="22"/>
                <w:szCs w:val="22"/>
              </w:rPr>
              <w:t>ig team science</w:t>
            </w:r>
            <w:r w:rsidR="00811532" w:rsidRPr="00B92D10">
              <w:rPr>
                <w:rFonts w:ascii="Times New Roman" w:hAnsi="Times New Roman"/>
                <w:kern w:val="0"/>
                <w:sz w:val="22"/>
                <w:szCs w:val="22"/>
              </w:rPr>
              <w:t xml:space="preserve"> (using Ruggeri et al., (2022) as an example)</w:t>
            </w:r>
          </w:p>
        </w:tc>
      </w:tr>
      <w:tr w:rsidR="00F00708" w:rsidRPr="00B92D10" w14:paraId="2F3D0E18" w14:textId="77777777" w:rsidTr="001607EC">
        <w:tc>
          <w:tcPr>
            <w:tcW w:w="2660" w:type="dxa"/>
            <w:tcBorders>
              <w:bottom w:val="single" w:sz="8" w:space="0" w:color="auto"/>
            </w:tcBorders>
            <w:vAlign w:val="center"/>
          </w:tcPr>
          <w:p w14:paraId="29265B68" w14:textId="77777777" w:rsidR="00F00708" w:rsidRPr="00B92D10" w:rsidRDefault="00F00708" w:rsidP="00F00708">
            <w:pPr>
              <w:widowControl/>
              <w:spacing w:line="276" w:lineRule="auto"/>
              <w:jc w:val="left"/>
              <w:rPr>
                <w:rFonts w:ascii="Times New Roman" w:hAnsi="Times New Roman"/>
                <w:kern w:val="0"/>
                <w:sz w:val="22"/>
                <w:szCs w:val="22"/>
                <w:highlight w:val="white"/>
              </w:rPr>
            </w:pPr>
          </w:p>
        </w:tc>
        <w:tc>
          <w:tcPr>
            <w:tcW w:w="1954" w:type="dxa"/>
            <w:tcBorders>
              <w:top w:val="single" w:sz="8" w:space="0" w:color="auto"/>
              <w:bottom w:val="single" w:sz="8" w:space="0" w:color="auto"/>
            </w:tcBorders>
          </w:tcPr>
          <w:p w14:paraId="5AFC03F2" w14:textId="395EB1F2" w:rsidR="00F00708" w:rsidRPr="00B92D10" w:rsidRDefault="00E554D0" w:rsidP="001607EC">
            <w:pPr>
              <w:widowControl/>
              <w:spacing w:line="276" w:lineRule="auto"/>
              <w:jc w:val="center"/>
              <w:rPr>
                <w:rFonts w:ascii="Times New Roman" w:hAnsi="Times New Roman"/>
                <w:i/>
                <w:iCs/>
                <w:kern w:val="0"/>
                <w:sz w:val="22"/>
                <w:szCs w:val="22"/>
              </w:rPr>
            </w:pPr>
            <w:r>
              <w:rPr>
                <w:rFonts w:ascii="Times New Roman" w:hAnsi="Times New Roman"/>
                <w:i/>
                <w:kern w:val="0"/>
                <w:sz w:val="22"/>
                <w:szCs w:val="22"/>
                <w:lang w:val="zh-CN"/>
              </w:rPr>
              <w:t>E</w:t>
            </w:r>
            <w:r w:rsidRPr="000F0F10">
              <w:rPr>
                <w:rFonts w:ascii="Times New Roman" w:hAnsi="Times New Roman"/>
                <w:i/>
                <w:kern w:val="0"/>
                <w:sz w:val="22"/>
                <w:szCs w:val="22"/>
                <w:lang w:val="zh-CN"/>
              </w:rPr>
              <w:t xml:space="preserve">stimate </w:t>
            </w:r>
            <w:r w:rsidRPr="00E554D0">
              <w:rPr>
                <w:rFonts w:ascii="Times New Roman" w:hAnsi="Times New Roman"/>
                <w:iCs/>
                <w:kern w:val="0"/>
                <w:sz w:val="22"/>
                <w:szCs w:val="22"/>
                <w:lang w:val="zh-CN"/>
              </w:rPr>
              <w:t>(</w:t>
            </w:r>
            <w:r w:rsidRPr="00E554D0">
              <w:rPr>
                <w:rFonts w:ascii="Times New Roman" w:hAnsi="Times New Roman"/>
                <w:i/>
                <w:kern w:val="0"/>
                <w:sz w:val="22"/>
                <w:szCs w:val="22"/>
                <w:lang w:val="zh-CN"/>
              </w:rPr>
              <w:t>b</w:t>
            </w:r>
            <w:r w:rsidRPr="00E554D0">
              <w:rPr>
                <w:rFonts w:ascii="Times New Roman" w:hAnsi="Times New Roman"/>
                <w:iCs/>
                <w:kern w:val="0"/>
                <w:sz w:val="22"/>
                <w:szCs w:val="22"/>
                <w:lang w:val="zh-CN"/>
              </w:rPr>
              <w:t>)</w:t>
            </w:r>
          </w:p>
        </w:tc>
        <w:tc>
          <w:tcPr>
            <w:tcW w:w="1954" w:type="dxa"/>
            <w:tcBorders>
              <w:top w:val="single" w:sz="8" w:space="0" w:color="auto"/>
              <w:bottom w:val="single" w:sz="8" w:space="0" w:color="auto"/>
            </w:tcBorders>
          </w:tcPr>
          <w:p w14:paraId="11304CE2" w14:textId="21723E8B" w:rsidR="00F00708" w:rsidRPr="00B92D10" w:rsidRDefault="00F00708" w:rsidP="001607EC">
            <w:pPr>
              <w:widowControl/>
              <w:spacing w:line="276" w:lineRule="auto"/>
              <w:jc w:val="center"/>
              <w:rPr>
                <w:rFonts w:ascii="Times New Roman" w:hAnsi="Times New Roman"/>
                <w:kern w:val="0"/>
                <w:sz w:val="22"/>
                <w:szCs w:val="22"/>
              </w:rPr>
            </w:pPr>
            <w:r w:rsidRPr="00B92D10">
              <w:rPr>
                <w:rFonts w:ascii="Times New Roman" w:hAnsi="Times New Roman"/>
                <w:sz w:val="22"/>
                <w:szCs w:val="22"/>
              </w:rPr>
              <w:t xml:space="preserve">95% </w:t>
            </w:r>
            <w:r w:rsidRPr="00B92D10">
              <w:rPr>
                <w:rFonts w:ascii="Times New Roman" w:hAnsi="Times New Roman"/>
                <w:i/>
                <w:iCs/>
                <w:sz w:val="22"/>
                <w:szCs w:val="22"/>
              </w:rPr>
              <w:t>CI</w:t>
            </w:r>
          </w:p>
        </w:tc>
        <w:tc>
          <w:tcPr>
            <w:tcW w:w="1954" w:type="dxa"/>
            <w:tcBorders>
              <w:top w:val="single" w:sz="8" w:space="0" w:color="auto"/>
              <w:bottom w:val="single" w:sz="8" w:space="0" w:color="auto"/>
            </w:tcBorders>
          </w:tcPr>
          <w:p w14:paraId="3F8D6A8A" w14:textId="36D61744" w:rsidR="00F00708" w:rsidRPr="00B92D10" w:rsidRDefault="00F00708" w:rsidP="001607EC">
            <w:pPr>
              <w:widowControl/>
              <w:spacing w:line="276" w:lineRule="auto"/>
              <w:jc w:val="center"/>
              <w:rPr>
                <w:rFonts w:ascii="Times New Roman" w:hAnsi="Times New Roman"/>
                <w:kern w:val="0"/>
                <w:sz w:val="22"/>
                <w:szCs w:val="22"/>
              </w:rPr>
            </w:pPr>
            <w:r w:rsidRPr="00B92D10">
              <w:rPr>
                <w:rFonts w:ascii="Times New Roman" w:hAnsi="Times New Roman"/>
                <w:i/>
                <w:iCs/>
                <w:sz w:val="22"/>
                <w:szCs w:val="22"/>
              </w:rPr>
              <w:t>BF</w:t>
            </w:r>
            <w:r w:rsidRPr="00B92D10">
              <w:rPr>
                <w:rFonts w:ascii="Times New Roman" w:hAnsi="Times New Roman"/>
                <w:sz w:val="22"/>
                <w:szCs w:val="22"/>
                <w:vertAlign w:val="subscript"/>
              </w:rPr>
              <w:t>10</w:t>
            </w:r>
          </w:p>
        </w:tc>
      </w:tr>
      <w:tr w:rsidR="00B85913" w:rsidRPr="007A009B" w14:paraId="48003F15" w14:textId="77777777" w:rsidTr="001607EC">
        <w:tc>
          <w:tcPr>
            <w:tcW w:w="2660" w:type="dxa"/>
            <w:tcBorders>
              <w:top w:val="single" w:sz="8" w:space="0" w:color="auto"/>
              <w:bottom w:val="nil"/>
            </w:tcBorders>
          </w:tcPr>
          <w:p w14:paraId="76CD2CD7" w14:textId="52C56C4E" w:rsidR="00B85913" w:rsidRPr="007A009B" w:rsidRDefault="00B85913" w:rsidP="00B85913">
            <w:pPr>
              <w:widowControl/>
              <w:spacing w:line="276" w:lineRule="auto"/>
              <w:rPr>
                <w:rFonts w:ascii="Times New Roman" w:hAnsi="Times New Roman"/>
                <w:b/>
                <w:bCs/>
                <w:kern w:val="0"/>
                <w:sz w:val="21"/>
                <w:szCs w:val="21"/>
                <w:highlight w:val="white"/>
              </w:rPr>
            </w:pPr>
            <w:bookmarkStart w:id="38" w:name="_Hlk157290339"/>
            <w:r w:rsidRPr="007A009B">
              <w:rPr>
                <w:rFonts w:ascii="Times New Roman" w:hAnsi="Times New Roman"/>
                <w:b/>
                <w:bCs/>
                <w:sz w:val="21"/>
                <w:szCs w:val="21"/>
              </w:rPr>
              <w:t>Urbanization</w:t>
            </w:r>
            <w:r w:rsidR="00E554D0">
              <w:rPr>
                <w:rFonts w:ascii="Times New Roman" w:hAnsi="Times New Roman"/>
                <w:b/>
                <w:bCs/>
                <w:sz w:val="21"/>
                <w:szCs w:val="21"/>
              </w:rPr>
              <w:t xml:space="preserve"> level</w:t>
            </w:r>
            <w:bookmarkEnd w:id="38"/>
          </w:p>
        </w:tc>
        <w:tc>
          <w:tcPr>
            <w:tcW w:w="1954" w:type="dxa"/>
            <w:tcBorders>
              <w:top w:val="single" w:sz="8" w:space="0" w:color="auto"/>
              <w:bottom w:val="nil"/>
            </w:tcBorders>
          </w:tcPr>
          <w:p w14:paraId="383E1D75" w14:textId="77777777"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Borders>
              <w:top w:val="single" w:sz="8" w:space="0" w:color="auto"/>
              <w:bottom w:val="nil"/>
            </w:tcBorders>
          </w:tcPr>
          <w:p w14:paraId="41FCD3F7" w14:textId="77777777"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Borders>
              <w:top w:val="single" w:sz="8" w:space="0" w:color="auto"/>
              <w:bottom w:val="nil"/>
            </w:tcBorders>
          </w:tcPr>
          <w:p w14:paraId="1B5C88FE" w14:textId="77777777" w:rsidR="00B85913" w:rsidRPr="007A009B" w:rsidRDefault="00B85913" w:rsidP="001607EC">
            <w:pPr>
              <w:widowControl/>
              <w:spacing w:line="276" w:lineRule="auto"/>
              <w:ind w:firstLineChars="100" w:firstLine="210"/>
              <w:jc w:val="center"/>
              <w:rPr>
                <w:rFonts w:ascii="Times New Roman" w:hAnsi="Times New Roman"/>
                <w:sz w:val="21"/>
                <w:szCs w:val="21"/>
              </w:rPr>
            </w:pPr>
          </w:p>
        </w:tc>
      </w:tr>
      <w:tr w:rsidR="00B85913" w:rsidRPr="007A009B" w14:paraId="1934E39E" w14:textId="77777777" w:rsidTr="001607EC">
        <w:tc>
          <w:tcPr>
            <w:tcW w:w="2660" w:type="dxa"/>
            <w:tcBorders>
              <w:top w:val="nil"/>
            </w:tcBorders>
          </w:tcPr>
          <w:p w14:paraId="4C80D50E" w14:textId="4E3C5D35"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proofErr w:type="spellStart"/>
            <w:r w:rsidRPr="007A009B">
              <w:rPr>
                <w:rFonts w:ascii="Times New Roman" w:hAnsi="Times New Roman"/>
                <w:sz w:val="21"/>
                <w:szCs w:val="21"/>
              </w:rPr>
              <w:t>Kenya</w:t>
            </w:r>
            <w:r w:rsidRPr="007A009B">
              <w:rPr>
                <w:rFonts w:ascii="Times New Roman" w:hAnsi="Times New Roman"/>
                <w:sz w:val="21"/>
                <w:szCs w:val="21"/>
                <w:vertAlign w:val="superscript"/>
              </w:rPr>
              <w:t>a</w:t>
            </w:r>
            <w:proofErr w:type="spellEnd"/>
          </w:p>
        </w:tc>
        <w:tc>
          <w:tcPr>
            <w:tcW w:w="1954" w:type="dxa"/>
            <w:tcBorders>
              <w:top w:val="nil"/>
            </w:tcBorders>
          </w:tcPr>
          <w:p w14:paraId="057A5E6B" w14:textId="6BEC61DE"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4.30</w:t>
            </w:r>
          </w:p>
        </w:tc>
        <w:tc>
          <w:tcPr>
            <w:tcW w:w="1954" w:type="dxa"/>
            <w:tcBorders>
              <w:top w:val="nil"/>
            </w:tcBorders>
          </w:tcPr>
          <w:p w14:paraId="4284EAAA" w14:textId="78B140AE"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493CD7">
              <w:rPr>
                <w:rFonts w:ascii="Times New Roman" w:hAnsi="Times New Roman" w:hint="eastAsia"/>
                <w:sz w:val="21"/>
                <w:szCs w:val="21"/>
              </w:rPr>
              <w:t>-20.40</w:t>
            </w:r>
            <w:r w:rsidRPr="007A009B">
              <w:rPr>
                <w:rFonts w:ascii="Times New Roman" w:hAnsi="Times New Roman"/>
                <w:sz w:val="21"/>
                <w:szCs w:val="21"/>
              </w:rPr>
              <w:t xml:space="preserve">, </w:t>
            </w:r>
            <w:r w:rsidR="00493CD7">
              <w:rPr>
                <w:rFonts w:ascii="Times New Roman" w:hAnsi="Times New Roman" w:hint="eastAsia"/>
                <w:sz w:val="21"/>
                <w:szCs w:val="21"/>
              </w:rPr>
              <w:t>13.70</w:t>
            </w:r>
            <w:r w:rsidRPr="007A009B">
              <w:rPr>
                <w:rFonts w:ascii="Times New Roman" w:hAnsi="Times New Roman"/>
                <w:sz w:val="21"/>
                <w:szCs w:val="21"/>
              </w:rPr>
              <w:t>]</w:t>
            </w:r>
          </w:p>
        </w:tc>
        <w:tc>
          <w:tcPr>
            <w:tcW w:w="1954" w:type="dxa"/>
            <w:tcBorders>
              <w:top w:val="nil"/>
            </w:tcBorders>
          </w:tcPr>
          <w:p w14:paraId="002B53A7" w14:textId="627CC463"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2.49</w:t>
            </w:r>
          </w:p>
        </w:tc>
      </w:tr>
      <w:tr w:rsidR="00B85913" w:rsidRPr="007A009B" w14:paraId="3DF6DD86" w14:textId="77777777" w:rsidTr="001607EC">
        <w:tc>
          <w:tcPr>
            <w:tcW w:w="2660" w:type="dxa"/>
          </w:tcPr>
          <w:p w14:paraId="1D0CF5D9" w14:textId="1E3BBEBC"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China</w:t>
            </w:r>
          </w:p>
        </w:tc>
        <w:tc>
          <w:tcPr>
            <w:tcW w:w="1954" w:type="dxa"/>
          </w:tcPr>
          <w:p w14:paraId="154058B0" w14:textId="5E9560F8"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13.8</w:t>
            </w:r>
          </w:p>
        </w:tc>
        <w:tc>
          <w:tcPr>
            <w:tcW w:w="1954" w:type="dxa"/>
          </w:tcPr>
          <w:p w14:paraId="60970F3C" w14:textId="63B35729"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493CD7">
              <w:rPr>
                <w:rFonts w:ascii="Times New Roman" w:hAnsi="Times New Roman" w:hint="eastAsia"/>
                <w:sz w:val="21"/>
                <w:szCs w:val="21"/>
              </w:rPr>
              <w:t>1.30</w:t>
            </w:r>
            <w:r w:rsidRPr="007A009B">
              <w:rPr>
                <w:rFonts w:ascii="Times New Roman" w:hAnsi="Times New Roman"/>
                <w:sz w:val="21"/>
                <w:szCs w:val="21"/>
              </w:rPr>
              <w:t>, 1</w:t>
            </w:r>
            <w:r w:rsidR="00493CD7">
              <w:rPr>
                <w:rFonts w:ascii="Times New Roman" w:hAnsi="Times New Roman" w:hint="eastAsia"/>
                <w:sz w:val="21"/>
                <w:szCs w:val="21"/>
              </w:rPr>
              <w:t>5</w:t>
            </w:r>
            <w:r w:rsidRPr="007A009B">
              <w:rPr>
                <w:rFonts w:ascii="Times New Roman" w:hAnsi="Times New Roman"/>
                <w:sz w:val="21"/>
                <w:szCs w:val="21"/>
              </w:rPr>
              <w:t>.</w:t>
            </w:r>
            <w:r w:rsidR="00493CD7">
              <w:rPr>
                <w:rFonts w:ascii="Times New Roman" w:hAnsi="Times New Roman" w:hint="eastAsia"/>
                <w:sz w:val="21"/>
                <w:szCs w:val="21"/>
              </w:rPr>
              <w:t>40</w:t>
            </w:r>
            <w:r w:rsidRPr="007A009B">
              <w:rPr>
                <w:rFonts w:ascii="Times New Roman" w:hAnsi="Times New Roman"/>
                <w:sz w:val="21"/>
                <w:szCs w:val="21"/>
              </w:rPr>
              <w:t>]</w:t>
            </w:r>
          </w:p>
        </w:tc>
        <w:tc>
          <w:tcPr>
            <w:tcW w:w="1954" w:type="dxa"/>
          </w:tcPr>
          <w:p w14:paraId="1E304C96" w14:textId="64B9E317"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5</w:t>
            </w:r>
            <w:r w:rsidR="00B85913" w:rsidRPr="007A009B">
              <w:rPr>
                <w:rFonts w:ascii="Times New Roman" w:hAnsi="Times New Roman"/>
                <w:sz w:val="21"/>
                <w:szCs w:val="21"/>
              </w:rPr>
              <w:t>.9</w:t>
            </w:r>
            <w:r>
              <w:rPr>
                <w:rFonts w:ascii="Times New Roman" w:hAnsi="Times New Roman" w:hint="eastAsia"/>
                <w:sz w:val="21"/>
                <w:szCs w:val="21"/>
              </w:rPr>
              <w:t>2</w:t>
            </w:r>
          </w:p>
        </w:tc>
      </w:tr>
      <w:tr w:rsidR="00B85913" w:rsidRPr="007A009B" w14:paraId="05F9462F" w14:textId="77777777" w:rsidTr="001607EC">
        <w:tc>
          <w:tcPr>
            <w:tcW w:w="2660" w:type="dxa"/>
          </w:tcPr>
          <w:p w14:paraId="429D3F03" w14:textId="7510FE1F"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United States</w:t>
            </w:r>
          </w:p>
        </w:tc>
        <w:tc>
          <w:tcPr>
            <w:tcW w:w="1954" w:type="dxa"/>
          </w:tcPr>
          <w:p w14:paraId="25872E0F" w14:textId="3BED1706"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4.91</w:t>
            </w:r>
          </w:p>
        </w:tc>
        <w:tc>
          <w:tcPr>
            <w:tcW w:w="1954" w:type="dxa"/>
          </w:tcPr>
          <w:p w14:paraId="4DFEB25E" w14:textId="23F503C4"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493CD7">
              <w:rPr>
                <w:rFonts w:ascii="Times New Roman" w:hAnsi="Times New Roman" w:hint="eastAsia"/>
                <w:sz w:val="21"/>
                <w:szCs w:val="21"/>
              </w:rPr>
              <w:t>8.12</w:t>
            </w:r>
            <w:r w:rsidRPr="007A009B">
              <w:rPr>
                <w:rFonts w:ascii="Times New Roman" w:hAnsi="Times New Roman"/>
                <w:sz w:val="21"/>
                <w:szCs w:val="21"/>
              </w:rPr>
              <w:t xml:space="preserve">, </w:t>
            </w:r>
            <w:r w:rsidR="00493CD7">
              <w:rPr>
                <w:rFonts w:ascii="Times New Roman" w:hAnsi="Times New Roman" w:hint="eastAsia"/>
                <w:sz w:val="21"/>
                <w:szCs w:val="21"/>
              </w:rPr>
              <w:t>22.30</w:t>
            </w:r>
            <w:r w:rsidRPr="007A009B">
              <w:rPr>
                <w:rFonts w:ascii="Times New Roman" w:hAnsi="Times New Roman"/>
                <w:sz w:val="21"/>
                <w:szCs w:val="21"/>
              </w:rPr>
              <w:t>]</w:t>
            </w:r>
          </w:p>
        </w:tc>
        <w:tc>
          <w:tcPr>
            <w:tcW w:w="1954" w:type="dxa"/>
          </w:tcPr>
          <w:p w14:paraId="3F0D8D7A" w14:textId="55BAA6E7"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2.82</w:t>
            </w:r>
          </w:p>
        </w:tc>
      </w:tr>
      <w:tr w:rsidR="00B85913" w:rsidRPr="007A009B" w14:paraId="332C4829" w14:textId="77777777" w:rsidTr="001607EC">
        <w:tc>
          <w:tcPr>
            <w:tcW w:w="2660" w:type="dxa"/>
          </w:tcPr>
          <w:p w14:paraId="470629C7" w14:textId="27F1E493" w:rsidR="00B85913" w:rsidRPr="007A009B" w:rsidRDefault="00B85913" w:rsidP="00B85913">
            <w:pPr>
              <w:widowControl/>
              <w:spacing w:line="276" w:lineRule="auto"/>
              <w:rPr>
                <w:rFonts w:ascii="Times New Roman" w:hAnsi="Times New Roman"/>
                <w:b/>
                <w:bCs/>
                <w:kern w:val="0"/>
                <w:sz w:val="21"/>
                <w:szCs w:val="21"/>
                <w:highlight w:val="white"/>
              </w:rPr>
            </w:pPr>
            <w:r w:rsidRPr="007A009B">
              <w:rPr>
                <w:rFonts w:ascii="Times New Roman" w:hAnsi="Times New Roman"/>
                <w:b/>
                <w:bCs/>
                <w:sz w:val="21"/>
                <w:szCs w:val="21"/>
              </w:rPr>
              <w:t>Internet penetration rate</w:t>
            </w:r>
          </w:p>
        </w:tc>
        <w:tc>
          <w:tcPr>
            <w:tcW w:w="1954" w:type="dxa"/>
          </w:tcPr>
          <w:p w14:paraId="527D93AE" w14:textId="26A9A8B4"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369752A1" w14:textId="55B9C3A0"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6649AADA" w14:textId="5292C0D8" w:rsidR="00B85913" w:rsidRPr="007A009B" w:rsidRDefault="00B85913" w:rsidP="001607EC">
            <w:pPr>
              <w:widowControl/>
              <w:spacing w:line="276" w:lineRule="auto"/>
              <w:ind w:firstLineChars="100" w:firstLine="210"/>
              <w:jc w:val="center"/>
              <w:rPr>
                <w:rFonts w:ascii="Times New Roman" w:hAnsi="Times New Roman"/>
                <w:sz w:val="21"/>
                <w:szCs w:val="21"/>
              </w:rPr>
            </w:pPr>
          </w:p>
        </w:tc>
      </w:tr>
      <w:tr w:rsidR="00B85913" w:rsidRPr="007A009B" w14:paraId="10A03FF0" w14:textId="77777777" w:rsidTr="001607EC">
        <w:tc>
          <w:tcPr>
            <w:tcW w:w="2660" w:type="dxa"/>
          </w:tcPr>
          <w:p w14:paraId="44D91400" w14:textId="05DA91E1"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Nigeria</w:t>
            </w:r>
          </w:p>
        </w:tc>
        <w:tc>
          <w:tcPr>
            <w:tcW w:w="1954" w:type="dxa"/>
          </w:tcPr>
          <w:p w14:paraId="56E12C4D" w14:textId="2F4AE136"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493CD7">
              <w:rPr>
                <w:rFonts w:ascii="Times New Roman" w:hAnsi="Times New Roman" w:hint="eastAsia"/>
                <w:sz w:val="21"/>
                <w:szCs w:val="21"/>
              </w:rPr>
              <w:t>4.75</w:t>
            </w:r>
          </w:p>
        </w:tc>
        <w:tc>
          <w:tcPr>
            <w:tcW w:w="1954" w:type="dxa"/>
          </w:tcPr>
          <w:p w14:paraId="176D59D2" w14:textId="3075617A"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493CD7">
              <w:rPr>
                <w:rFonts w:ascii="Times New Roman" w:hAnsi="Times New Roman" w:hint="eastAsia"/>
                <w:sz w:val="21"/>
                <w:szCs w:val="21"/>
              </w:rPr>
              <w:t>32.40</w:t>
            </w:r>
            <w:r w:rsidRPr="007A009B">
              <w:rPr>
                <w:rFonts w:ascii="Times New Roman" w:hAnsi="Times New Roman"/>
                <w:sz w:val="21"/>
                <w:szCs w:val="21"/>
              </w:rPr>
              <w:t xml:space="preserve">, </w:t>
            </w:r>
            <w:r w:rsidR="00493CD7">
              <w:rPr>
                <w:rFonts w:ascii="Times New Roman" w:hAnsi="Times New Roman" w:hint="eastAsia"/>
                <w:sz w:val="21"/>
                <w:szCs w:val="21"/>
              </w:rPr>
              <w:t>16.20</w:t>
            </w:r>
            <w:r w:rsidRPr="007A009B">
              <w:rPr>
                <w:rFonts w:ascii="Times New Roman" w:hAnsi="Times New Roman"/>
                <w:sz w:val="21"/>
                <w:szCs w:val="21"/>
              </w:rPr>
              <w:t>]</w:t>
            </w:r>
          </w:p>
        </w:tc>
        <w:tc>
          <w:tcPr>
            <w:tcW w:w="1954" w:type="dxa"/>
          </w:tcPr>
          <w:p w14:paraId="591B8A94" w14:textId="1808AB0A"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2.44</w:t>
            </w:r>
          </w:p>
        </w:tc>
      </w:tr>
      <w:tr w:rsidR="00B85913" w:rsidRPr="007A009B" w14:paraId="37DA9983" w14:textId="77777777" w:rsidTr="001607EC">
        <w:tc>
          <w:tcPr>
            <w:tcW w:w="2660" w:type="dxa"/>
          </w:tcPr>
          <w:p w14:paraId="6EC18A70" w14:textId="2D1B1A3D"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China</w:t>
            </w:r>
          </w:p>
        </w:tc>
        <w:tc>
          <w:tcPr>
            <w:tcW w:w="1954" w:type="dxa"/>
          </w:tcPr>
          <w:p w14:paraId="11E8E9FE" w14:textId="09407C24"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8.67</w:t>
            </w:r>
          </w:p>
        </w:tc>
        <w:tc>
          <w:tcPr>
            <w:tcW w:w="1954" w:type="dxa"/>
          </w:tcPr>
          <w:p w14:paraId="2F658021" w14:textId="59B9008A"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493CD7">
              <w:rPr>
                <w:rFonts w:ascii="Times New Roman" w:hAnsi="Times New Roman" w:hint="eastAsia"/>
                <w:sz w:val="21"/>
                <w:szCs w:val="21"/>
              </w:rPr>
              <w:t>28.00</w:t>
            </w:r>
            <w:r w:rsidRPr="007A009B">
              <w:rPr>
                <w:rFonts w:ascii="Times New Roman" w:hAnsi="Times New Roman"/>
                <w:sz w:val="21"/>
                <w:szCs w:val="21"/>
              </w:rPr>
              <w:t xml:space="preserve">, </w:t>
            </w:r>
            <w:r w:rsidR="00493CD7">
              <w:rPr>
                <w:rFonts w:ascii="Times New Roman" w:hAnsi="Times New Roman" w:hint="eastAsia"/>
                <w:sz w:val="21"/>
                <w:szCs w:val="21"/>
              </w:rPr>
              <w:t>44.60</w:t>
            </w:r>
            <w:r w:rsidRPr="007A009B">
              <w:rPr>
                <w:rFonts w:ascii="Times New Roman" w:hAnsi="Times New Roman"/>
                <w:sz w:val="21"/>
                <w:szCs w:val="21"/>
              </w:rPr>
              <w:t>]</w:t>
            </w:r>
          </w:p>
        </w:tc>
        <w:tc>
          <w:tcPr>
            <w:tcW w:w="1954" w:type="dxa"/>
          </w:tcPr>
          <w:p w14:paraId="63F13712" w14:textId="0183BA16"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2.24</w:t>
            </w:r>
          </w:p>
        </w:tc>
      </w:tr>
      <w:tr w:rsidR="00B85913" w:rsidRPr="007A009B" w14:paraId="7A75C886" w14:textId="77777777" w:rsidTr="001607EC">
        <w:tc>
          <w:tcPr>
            <w:tcW w:w="2660" w:type="dxa"/>
          </w:tcPr>
          <w:p w14:paraId="450F954C" w14:textId="03CA642A"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United States</w:t>
            </w:r>
          </w:p>
        </w:tc>
        <w:tc>
          <w:tcPr>
            <w:tcW w:w="1954" w:type="dxa"/>
          </w:tcPr>
          <w:p w14:paraId="01DF608D" w14:textId="16BCEF8C"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hint="eastAsia"/>
                <w:sz w:val="21"/>
                <w:szCs w:val="21"/>
              </w:rPr>
              <w:t>4.96</w:t>
            </w:r>
          </w:p>
        </w:tc>
        <w:tc>
          <w:tcPr>
            <w:tcW w:w="1954" w:type="dxa"/>
          </w:tcPr>
          <w:p w14:paraId="7187AFD3" w14:textId="5FC5911F"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493CD7">
              <w:rPr>
                <w:rFonts w:ascii="Times New Roman" w:hAnsi="Times New Roman" w:hint="eastAsia"/>
                <w:sz w:val="21"/>
                <w:szCs w:val="21"/>
              </w:rPr>
              <w:t>8.40,</w:t>
            </w:r>
            <w:r w:rsidRPr="007A009B">
              <w:rPr>
                <w:rFonts w:ascii="Times New Roman" w:hAnsi="Times New Roman"/>
                <w:sz w:val="21"/>
                <w:szCs w:val="21"/>
              </w:rPr>
              <w:t xml:space="preserve"> </w:t>
            </w:r>
            <w:r w:rsidR="00493CD7">
              <w:rPr>
                <w:rFonts w:ascii="Times New Roman" w:hAnsi="Times New Roman"/>
                <w:sz w:val="21"/>
                <w:szCs w:val="21"/>
              </w:rPr>
              <w:t>21.60</w:t>
            </w:r>
            <w:r w:rsidRPr="007A009B">
              <w:rPr>
                <w:rFonts w:ascii="Times New Roman" w:hAnsi="Times New Roman"/>
                <w:sz w:val="21"/>
                <w:szCs w:val="21"/>
              </w:rPr>
              <w:t>]</w:t>
            </w:r>
          </w:p>
        </w:tc>
        <w:tc>
          <w:tcPr>
            <w:tcW w:w="1954" w:type="dxa"/>
          </w:tcPr>
          <w:p w14:paraId="7D71311B" w14:textId="58045D8B" w:rsidR="00B85913" w:rsidRPr="007A009B" w:rsidRDefault="00493CD7"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1.55</w:t>
            </w:r>
          </w:p>
        </w:tc>
      </w:tr>
      <w:tr w:rsidR="00B85913" w:rsidRPr="007A009B" w14:paraId="5CE9B8EF" w14:textId="77777777" w:rsidTr="001607EC">
        <w:tc>
          <w:tcPr>
            <w:tcW w:w="2660" w:type="dxa"/>
          </w:tcPr>
          <w:p w14:paraId="139AB64B" w14:textId="0671561C" w:rsidR="00B85913" w:rsidRPr="007A009B" w:rsidRDefault="00B85913" w:rsidP="00B85913">
            <w:pPr>
              <w:widowControl/>
              <w:spacing w:line="276" w:lineRule="auto"/>
              <w:rPr>
                <w:rFonts w:ascii="Times New Roman" w:hAnsi="Times New Roman"/>
                <w:b/>
                <w:bCs/>
                <w:kern w:val="0"/>
                <w:sz w:val="21"/>
                <w:szCs w:val="21"/>
                <w:highlight w:val="white"/>
              </w:rPr>
            </w:pPr>
            <w:r w:rsidRPr="007A009B">
              <w:rPr>
                <w:rFonts w:ascii="Times New Roman" w:hAnsi="Times New Roman"/>
                <w:b/>
                <w:bCs/>
                <w:sz w:val="21"/>
                <w:szCs w:val="21"/>
              </w:rPr>
              <w:t>English Proficiency</w:t>
            </w:r>
          </w:p>
        </w:tc>
        <w:tc>
          <w:tcPr>
            <w:tcW w:w="1954" w:type="dxa"/>
          </w:tcPr>
          <w:p w14:paraId="3150073B" w14:textId="62FCF1A3"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66322DCF" w14:textId="1CCEEBE2"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2E145410" w14:textId="493C05A2" w:rsidR="00B85913" w:rsidRPr="007A009B" w:rsidRDefault="00B85913" w:rsidP="001607EC">
            <w:pPr>
              <w:widowControl/>
              <w:spacing w:line="276" w:lineRule="auto"/>
              <w:ind w:firstLineChars="100" w:firstLine="210"/>
              <w:jc w:val="center"/>
              <w:rPr>
                <w:rFonts w:ascii="Times New Roman" w:hAnsi="Times New Roman"/>
                <w:sz w:val="21"/>
                <w:szCs w:val="21"/>
              </w:rPr>
            </w:pPr>
          </w:p>
        </w:tc>
      </w:tr>
      <w:tr w:rsidR="00B85913" w:rsidRPr="007A009B" w14:paraId="7ED771FB" w14:textId="77777777" w:rsidTr="001607EC">
        <w:tc>
          <w:tcPr>
            <w:tcW w:w="2660" w:type="dxa"/>
          </w:tcPr>
          <w:p w14:paraId="0D68A1D6" w14:textId="45012226"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Nigeria</w:t>
            </w:r>
          </w:p>
        </w:tc>
        <w:tc>
          <w:tcPr>
            <w:tcW w:w="1954" w:type="dxa"/>
          </w:tcPr>
          <w:p w14:paraId="02154FA2" w14:textId="3398B90D"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-0.</w:t>
            </w:r>
            <w:r w:rsidR="006B44DA">
              <w:rPr>
                <w:rFonts w:ascii="Times New Roman" w:hAnsi="Times New Roman"/>
                <w:sz w:val="21"/>
                <w:szCs w:val="21"/>
              </w:rPr>
              <w:t>45</w:t>
            </w:r>
          </w:p>
        </w:tc>
        <w:tc>
          <w:tcPr>
            <w:tcW w:w="1954" w:type="dxa"/>
          </w:tcPr>
          <w:p w14:paraId="069CB8DF" w14:textId="7A11135F"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6B44DA">
              <w:rPr>
                <w:rFonts w:ascii="Times New Roman" w:hAnsi="Times New Roman"/>
                <w:sz w:val="21"/>
                <w:szCs w:val="21"/>
              </w:rPr>
              <w:t>71</w:t>
            </w:r>
            <w:r w:rsidRPr="007A009B">
              <w:rPr>
                <w:rFonts w:ascii="Times New Roman" w:hAnsi="Times New Roman"/>
                <w:sz w:val="21"/>
                <w:szCs w:val="21"/>
              </w:rPr>
              <w:t>, 0.3</w:t>
            </w:r>
            <w:r w:rsidR="006B44DA">
              <w:rPr>
                <w:rFonts w:ascii="Times New Roman" w:hAnsi="Times New Roman"/>
                <w:sz w:val="21"/>
                <w:szCs w:val="21"/>
              </w:rPr>
              <w:t>2</w:t>
            </w:r>
            <w:r w:rsidRPr="007A009B">
              <w:rPr>
                <w:rFonts w:ascii="Times New Roman" w:hAnsi="Times New Roman"/>
                <w:sz w:val="21"/>
                <w:szCs w:val="21"/>
              </w:rPr>
              <w:t>]</w:t>
            </w:r>
          </w:p>
        </w:tc>
        <w:tc>
          <w:tcPr>
            <w:tcW w:w="1954" w:type="dxa"/>
          </w:tcPr>
          <w:p w14:paraId="456CED46" w14:textId="7B6D0748" w:rsidR="00B85913" w:rsidRPr="007A009B" w:rsidRDefault="006B44DA"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7.89</w:t>
            </w:r>
          </w:p>
        </w:tc>
      </w:tr>
      <w:tr w:rsidR="00B85913" w:rsidRPr="007A009B" w14:paraId="0E1ACAD0" w14:textId="77777777" w:rsidTr="001607EC">
        <w:tc>
          <w:tcPr>
            <w:tcW w:w="2660" w:type="dxa"/>
          </w:tcPr>
          <w:p w14:paraId="2A3C99C1" w14:textId="5787EB90"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China</w:t>
            </w:r>
          </w:p>
        </w:tc>
        <w:tc>
          <w:tcPr>
            <w:tcW w:w="1954" w:type="dxa"/>
          </w:tcPr>
          <w:p w14:paraId="71E3466B" w14:textId="0F1BD004"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-0.</w:t>
            </w:r>
            <w:r w:rsidR="006B44DA">
              <w:rPr>
                <w:rFonts w:ascii="Times New Roman" w:hAnsi="Times New Roman"/>
                <w:sz w:val="21"/>
                <w:szCs w:val="21"/>
              </w:rPr>
              <w:t>50</w:t>
            </w:r>
          </w:p>
        </w:tc>
        <w:tc>
          <w:tcPr>
            <w:tcW w:w="1954" w:type="dxa"/>
          </w:tcPr>
          <w:p w14:paraId="371177C0" w14:textId="05FD5276"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6B44DA">
              <w:rPr>
                <w:rFonts w:ascii="Times New Roman" w:hAnsi="Times New Roman"/>
                <w:sz w:val="21"/>
                <w:szCs w:val="21"/>
              </w:rPr>
              <w:t>46</w:t>
            </w:r>
            <w:r w:rsidRPr="007A009B">
              <w:rPr>
                <w:rFonts w:ascii="Times New Roman" w:hAnsi="Times New Roman"/>
                <w:sz w:val="21"/>
                <w:szCs w:val="21"/>
              </w:rPr>
              <w:t>, 0.</w:t>
            </w:r>
            <w:r w:rsidR="006B44DA">
              <w:rPr>
                <w:rFonts w:ascii="Times New Roman" w:hAnsi="Times New Roman"/>
                <w:sz w:val="21"/>
                <w:szCs w:val="21"/>
              </w:rPr>
              <w:t>30</w:t>
            </w:r>
            <w:r w:rsidRPr="007A009B">
              <w:rPr>
                <w:rFonts w:ascii="Times New Roman" w:hAnsi="Times New Roman"/>
                <w:sz w:val="21"/>
                <w:szCs w:val="21"/>
              </w:rPr>
              <w:t>]</w:t>
            </w:r>
          </w:p>
        </w:tc>
        <w:tc>
          <w:tcPr>
            <w:tcW w:w="1954" w:type="dxa"/>
          </w:tcPr>
          <w:p w14:paraId="342BC469" w14:textId="71E0C6B6" w:rsidR="00B85913" w:rsidRPr="007A009B" w:rsidRDefault="006B44DA"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7.11</w:t>
            </w:r>
          </w:p>
        </w:tc>
      </w:tr>
      <w:tr w:rsidR="00B85913" w:rsidRPr="007A009B" w14:paraId="7A2AE36B" w14:textId="77777777" w:rsidTr="001607EC">
        <w:tc>
          <w:tcPr>
            <w:tcW w:w="2660" w:type="dxa"/>
          </w:tcPr>
          <w:p w14:paraId="34E338CC" w14:textId="1464D266"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proofErr w:type="spellStart"/>
            <w:r w:rsidRPr="007A009B">
              <w:rPr>
                <w:rFonts w:ascii="Times New Roman" w:hAnsi="Times New Roman"/>
                <w:sz w:val="21"/>
                <w:szCs w:val="21"/>
              </w:rPr>
              <w:t>Netherlands</w:t>
            </w:r>
            <w:r w:rsidRPr="007A009B">
              <w:rPr>
                <w:rFonts w:ascii="Times New Roman" w:hAnsi="Times New Roman"/>
                <w:sz w:val="21"/>
                <w:szCs w:val="21"/>
                <w:vertAlign w:val="superscript"/>
              </w:rPr>
              <w:t>b</w:t>
            </w:r>
            <w:proofErr w:type="spellEnd"/>
          </w:p>
        </w:tc>
        <w:tc>
          <w:tcPr>
            <w:tcW w:w="1954" w:type="dxa"/>
          </w:tcPr>
          <w:p w14:paraId="0C06BC89" w14:textId="66ADB440" w:rsidR="00B85913" w:rsidRPr="007A009B" w:rsidRDefault="006B44DA"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0.99</w:t>
            </w:r>
          </w:p>
        </w:tc>
        <w:tc>
          <w:tcPr>
            <w:tcW w:w="1954" w:type="dxa"/>
          </w:tcPr>
          <w:p w14:paraId="797B7FC0" w14:textId="15C9143C"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6B44DA">
              <w:rPr>
                <w:rFonts w:ascii="Times New Roman" w:hAnsi="Times New Roman"/>
                <w:sz w:val="21"/>
                <w:szCs w:val="21"/>
              </w:rPr>
              <w:t>42</w:t>
            </w:r>
            <w:r w:rsidRPr="007A009B">
              <w:rPr>
                <w:rFonts w:ascii="Times New Roman" w:hAnsi="Times New Roman"/>
                <w:sz w:val="21"/>
                <w:szCs w:val="21"/>
              </w:rPr>
              <w:t>, 5.</w:t>
            </w:r>
            <w:r w:rsidR="006B44DA">
              <w:rPr>
                <w:rFonts w:ascii="Times New Roman" w:hAnsi="Times New Roman"/>
                <w:sz w:val="21"/>
                <w:szCs w:val="21"/>
              </w:rPr>
              <w:t>20</w:t>
            </w:r>
            <w:r w:rsidRPr="007A009B">
              <w:rPr>
                <w:rFonts w:ascii="Times New Roman" w:hAnsi="Times New Roman"/>
                <w:sz w:val="21"/>
                <w:szCs w:val="21"/>
              </w:rPr>
              <w:t>]</w:t>
            </w:r>
          </w:p>
        </w:tc>
        <w:tc>
          <w:tcPr>
            <w:tcW w:w="1954" w:type="dxa"/>
          </w:tcPr>
          <w:p w14:paraId="11E0DA7F" w14:textId="1BF28583"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4.</w:t>
            </w:r>
            <w:r w:rsidR="006B44DA">
              <w:rPr>
                <w:rFonts w:ascii="Times New Roman" w:hAnsi="Times New Roman"/>
                <w:sz w:val="21"/>
                <w:szCs w:val="21"/>
              </w:rPr>
              <w:t>09</w:t>
            </w:r>
          </w:p>
        </w:tc>
      </w:tr>
    </w:tbl>
    <w:p w14:paraId="16AB53E1" w14:textId="07055F7C" w:rsidR="0026275F" w:rsidRPr="0026275F" w:rsidRDefault="0026275F" w:rsidP="007C532B">
      <w:pPr>
        <w:widowControl/>
        <w:spacing w:before="240" w:after="240" w:line="276" w:lineRule="auto"/>
        <w:jc w:val="left"/>
        <w:rPr>
          <w:rFonts w:ascii="Times New Roman" w:hAnsi="Times New Roman"/>
          <w:kern w:val="0"/>
          <w:sz w:val="22"/>
          <w:szCs w:val="22"/>
          <w:highlight w:val="white"/>
        </w:rPr>
      </w:pPr>
      <w:r>
        <w:rPr>
          <w:rFonts w:ascii="Times New Roman" w:eastAsia="Times New Roman" w:hAnsi="Times New Roman"/>
          <w:kern w:val="0"/>
          <w:sz w:val="22"/>
          <w:szCs w:val="22"/>
          <w:highlight w:val="white"/>
        </w:rPr>
        <w:t xml:space="preserve">Note. </w:t>
      </w:r>
      <w:r w:rsidRPr="007A009B">
        <w:rPr>
          <w:rFonts w:ascii="Times New Roman" w:eastAsia="Times New Roman" w:hAnsi="Times New Roman"/>
          <w:kern w:val="0"/>
          <w:sz w:val="22"/>
          <w:szCs w:val="22"/>
          <w:highlight w:val="white"/>
        </w:rPr>
        <w:t>Estimate (b) is the median of the posterior distribution of regression coefficients</w:t>
      </w:r>
    </w:p>
    <w:p w14:paraId="7A4920FF" w14:textId="7668344D" w:rsidR="006F3366" w:rsidRPr="007A009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7A009B">
        <w:rPr>
          <w:rFonts w:ascii="Times New Roman" w:eastAsia="Times New Roman" w:hAnsi="Times New Roman"/>
          <w:kern w:val="0"/>
          <w:sz w:val="21"/>
          <w:szCs w:val="21"/>
          <w:highlight w:val="white"/>
          <w:vertAlign w:val="superscript"/>
        </w:rPr>
        <w:t>a</w:t>
      </w:r>
      <w:r w:rsidRPr="007A009B">
        <w:rPr>
          <w:rFonts w:ascii="Times New Roman" w:eastAsia="Times New Roman" w:hAnsi="Times New Roman"/>
          <w:kern w:val="0"/>
          <w:sz w:val="21"/>
          <w:szCs w:val="21"/>
          <w:highlight w:val="white"/>
        </w:rPr>
        <w:t xml:space="preserve"> Here we use Kenya instead of Nigeria because we cannot find Nigeria's urbanization data by state. </w:t>
      </w:r>
    </w:p>
    <w:p w14:paraId="2C385312" w14:textId="3CA753DD" w:rsidR="007C532B" w:rsidRPr="007A009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7A009B">
        <w:rPr>
          <w:rFonts w:ascii="Times New Roman" w:eastAsia="Times New Roman" w:hAnsi="Times New Roman"/>
          <w:kern w:val="0"/>
          <w:sz w:val="21"/>
          <w:szCs w:val="21"/>
          <w:highlight w:val="white"/>
          <w:vertAlign w:val="superscript"/>
        </w:rPr>
        <w:t>b</w:t>
      </w:r>
      <w:r w:rsidRPr="007A009B">
        <w:rPr>
          <w:rFonts w:ascii="Times New Roman" w:eastAsia="Times New Roman" w:hAnsi="Times New Roman"/>
          <w:kern w:val="0"/>
          <w:sz w:val="21"/>
          <w:szCs w:val="21"/>
          <w:highlight w:val="white"/>
        </w:rPr>
        <w:t xml:space="preserve"> Here we use Netherlands instead of US because English is the native language of United States participants.</w:t>
      </w:r>
      <w:r w:rsidR="00E96D98" w:rsidRPr="007A009B">
        <w:rPr>
          <w:rFonts w:ascii="Times New Roman" w:eastAsia="Times New Roman" w:hAnsi="Times New Roman"/>
          <w:kern w:val="0"/>
          <w:sz w:val="21"/>
          <w:szCs w:val="21"/>
        </w:rPr>
        <w:t xml:space="preserve"> BTS, big team science.</w:t>
      </w:r>
    </w:p>
    <w:p w14:paraId="07D7AF7C" w14:textId="6876BA2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lastRenderedPageBreak/>
        <w:t xml:space="preserve"> </w:t>
      </w:r>
      <w:r w:rsidR="00CB745C">
        <w:rPr>
          <w:noProof/>
        </w:rPr>
        <w:drawing>
          <wp:inline distT="0" distB="0" distL="0" distR="0" wp14:anchorId="2DD054A4" wp14:editId="5A4BBC82">
            <wp:extent cx="5274310" cy="5274310"/>
            <wp:effectExtent l="0" t="0" r="0" b="0"/>
            <wp:docPr id="1671766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6539" name=""/>
                    <pic:cNvPicPr/>
                  </pic:nvPicPr>
                  <pic:blipFill>
                    <a:blip r:embed="rId23"/>
                    <a:stretch>
                      <a:fillRect/>
                    </a:stretch>
                  </pic:blipFill>
                  <pic:spPr>
                    <a:xfrm>
                      <a:off x="0" y="0"/>
                      <a:ext cx="5274310" cy="5274310"/>
                    </a:xfrm>
                    <a:prstGeom prst="rect">
                      <a:avLst/>
                    </a:prstGeom>
                  </pic:spPr>
                </pic:pic>
              </a:graphicData>
            </a:graphic>
          </wp:inline>
        </w:drawing>
      </w:r>
    </w:p>
    <w:p w14:paraId="2FD89A21" w14:textId="4220C21D" w:rsidR="00AE2C7F" w:rsidRPr="005C7D3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B92D10">
        <w:rPr>
          <w:rFonts w:ascii="Times New Roman" w:eastAsia="Times New Roman" w:hAnsi="Times New Roman"/>
          <w:color w:val="0D0D0D"/>
          <w:kern w:val="0"/>
          <w:sz w:val="22"/>
          <w:szCs w:val="22"/>
          <w:highlight w:val="white"/>
        </w:rPr>
        <w:t xml:space="preserve">Figure </w:t>
      </w:r>
      <w:r w:rsidR="00BC65D6">
        <w:rPr>
          <w:rFonts w:ascii="Times New Roman" w:eastAsia="Times New Roman" w:hAnsi="Times New Roman"/>
          <w:color w:val="0D0D0D"/>
          <w:kern w:val="0"/>
          <w:sz w:val="22"/>
          <w:szCs w:val="22"/>
          <w:highlight w:val="white"/>
        </w:rPr>
        <w:t>8</w:t>
      </w:r>
      <w:r w:rsidRPr="00B92D10">
        <w:rPr>
          <w:rFonts w:ascii="Times New Roman" w:eastAsia="Times New Roman" w:hAnsi="Times New Roman"/>
          <w:color w:val="0D0D0D"/>
          <w:kern w:val="0"/>
          <w:sz w:val="22"/>
          <w:szCs w:val="22"/>
          <w:highlight w:val="white"/>
        </w:rPr>
        <w:t xml:space="preserve">. </w:t>
      </w:r>
      <w:r w:rsidRPr="00B92D10">
        <w:rPr>
          <w:rFonts w:ascii="Times New Roman" w:eastAsia="Times New Roman" w:hAnsi="Times New Roman"/>
          <w:kern w:val="0"/>
          <w:sz w:val="22"/>
          <w:szCs w:val="22"/>
          <w:highlight w:val="white"/>
        </w:rPr>
        <w:t xml:space="preserve">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Urbanization</w:t>
      </w:r>
      <w:r w:rsidR="00E554D0">
        <w:rPr>
          <w:rFonts w:ascii="Times New Roman" w:eastAsia="Times New Roman" w:hAnsi="Times New Roman"/>
          <w:kern w:val="0"/>
          <w:sz w:val="22"/>
          <w:szCs w:val="22"/>
          <w:highlight w:val="white"/>
        </w:rPr>
        <w:t xml:space="preserve"> level</w:t>
      </w:r>
      <w:r w:rsidRPr="00B92D10">
        <w:rPr>
          <w:rFonts w:ascii="Times New Roman" w:eastAsia="Times New Roman" w:hAnsi="Times New Roman"/>
          <w:kern w:val="0"/>
          <w:sz w:val="22"/>
          <w:szCs w:val="22"/>
          <w:highlight w:val="white"/>
        </w:rPr>
        <w:t xml:space="preserve"> in Kenya (A), China (B), and United States (C); 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Internet penetration rate in Nigeria (D), China (E), and United States (F); 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English Proficiency in Nigeria (G), China (H), and Netherlands (I).</w:t>
      </w:r>
      <w:r w:rsidR="00E96D98" w:rsidRPr="00E96D98">
        <w:rPr>
          <w:rFonts w:ascii="Times New Roman" w:eastAsia="Times New Roman" w:hAnsi="Times New Roman"/>
          <w:kern w:val="0"/>
          <w:sz w:val="22"/>
          <w:szCs w:val="22"/>
        </w:rPr>
        <w:t xml:space="preserve"> </w:t>
      </w:r>
    </w:p>
    <w:p w14:paraId="321CA4E4"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t>5 Discussion</w:t>
      </w:r>
    </w:p>
    <w:p w14:paraId="0FEE8ABC"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[Recap of the results]</w:t>
      </w:r>
    </w:p>
    <w:p w14:paraId="31E7567E" w14:textId="77777777" w:rsidR="00C3260F" w:rsidRDefault="00C3260F" w:rsidP="007C532B">
      <w:pPr>
        <w:widowControl/>
        <w:spacing w:before="240" w:after="240" w:line="276" w:lineRule="auto"/>
        <w:jc w:val="left"/>
        <w:rPr>
          <w:rFonts w:ascii="Times New Roman" w:eastAsia="Times New Roman" w:hAnsi="Times New Roman"/>
          <w:kern w:val="0"/>
          <w:szCs w:val="24"/>
        </w:rPr>
      </w:pPr>
    </w:p>
    <w:p w14:paraId="4D4D01D9" w14:textId="2DC6779C" w:rsidR="007C532B" w:rsidRPr="0042020D" w:rsidRDefault="00C3260F" w:rsidP="007C532B">
      <w:pPr>
        <w:widowControl/>
        <w:spacing w:before="240" w:after="240" w:line="276" w:lineRule="auto"/>
        <w:jc w:val="left"/>
        <w:rPr>
          <w:rFonts w:ascii="Times New Roman" w:eastAsia="Times New Roman" w:hAnsi="Times New Roman"/>
          <w:kern w:val="0"/>
          <w:sz w:val="22"/>
          <w:szCs w:val="22"/>
          <w:highlight w:val="white"/>
        </w:rPr>
      </w:pPr>
      <w:r w:rsidRPr="0042020D">
        <w:rPr>
          <w:rFonts w:ascii="Times New Roman" w:eastAsia="Times New Roman" w:hAnsi="Times New Roman"/>
          <w:kern w:val="0"/>
          <w:sz w:val="22"/>
          <w:szCs w:val="22"/>
          <w:highlight w:val="white"/>
        </w:rPr>
        <w:t>[Limitations of the current study]</w:t>
      </w:r>
    </w:p>
    <w:p w14:paraId="3BD86B0E" w14:textId="16206690" w:rsidR="00AE2C7F" w:rsidRDefault="00AE2C7F" w:rsidP="007C532B">
      <w:pPr>
        <w:widowControl/>
        <w:spacing w:before="240" w:after="240" w:line="276" w:lineRule="auto"/>
        <w:jc w:val="left"/>
        <w:rPr>
          <w:rFonts w:ascii="Times New Roman" w:eastAsia="Times New Roman" w:hAnsi="Times New Roman"/>
          <w:kern w:val="0"/>
          <w:szCs w:val="24"/>
          <w:highlight w:val="white"/>
        </w:rPr>
        <w:sectPr w:rsidR="00AE2C7F" w:rsidSect="003F3A38">
          <w:pgSz w:w="11906" w:h="16838"/>
          <w:pgMar w:top="1440" w:right="1800" w:bottom="1440" w:left="1800" w:header="851" w:footer="992" w:gutter="0"/>
          <w:cols w:space="425"/>
          <w:docGrid w:type="lines" w:linePitch="312"/>
        </w:sectPr>
      </w:pPr>
    </w:p>
    <w:p w14:paraId="177D9558" w14:textId="763AEB0E" w:rsidR="00B47263" w:rsidRPr="00B47263" w:rsidRDefault="00B47263" w:rsidP="0042020D">
      <w:pPr>
        <w:widowControl/>
        <w:spacing w:line="276" w:lineRule="auto"/>
        <w:jc w:val="left"/>
        <w:rPr>
          <w:rFonts w:ascii="Times New Roman" w:eastAsia="宋体" w:hAnsi="Times New Roman" w:cs="Arial"/>
          <w:color w:val="0D0D0D" w:themeColor="text1" w:themeTint="F2"/>
          <w:kern w:val="0"/>
          <w:sz w:val="22"/>
          <w:szCs w:val="22"/>
          <w:lang w:val="en-GB"/>
        </w:rPr>
      </w:pPr>
      <w:bookmarkStart w:id="39" w:name="_Hlk149869935"/>
      <w:r w:rsidRPr="00B47263">
        <w:rPr>
          <w:rFonts w:ascii="Times New Roman" w:eastAsia="宋体" w:hAnsi="Times New Roman" w:cs="Arial"/>
          <w:color w:val="0D0D0D" w:themeColor="text1" w:themeTint="F2"/>
          <w:kern w:val="0"/>
          <w:sz w:val="22"/>
          <w:szCs w:val="22"/>
          <w:lang w:val="en-GB"/>
        </w:rPr>
        <w:lastRenderedPageBreak/>
        <w:t>Table 1.</w:t>
      </w:r>
      <w:bookmarkEnd w:id="39"/>
      <w:r w:rsidRPr="00B47263">
        <w:rPr>
          <w:rFonts w:ascii="Times New Roman" w:eastAsia="宋体" w:hAnsi="Times New Roman" w:cs="Arial"/>
          <w:color w:val="0D0D0D" w:themeColor="text1" w:themeTint="F2"/>
          <w:kern w:val="0"/>
          <w:sz w:val="22"/>
          <w:szCs w:val="22"/>
          <w:lang w:val="en-GB"/>
        </w:rPr>
        <w:t xml:space="preserve"> Overview of research questions, hypotheses, analytical plan, and interpretations of the current study</w:t>
      </w:r>
    </w:p>
    <w:tbl>
      <w:tblPr>
        <w:tblStyle w:val="14"/>
        <w:tblW w:w="15388" w:type="dxa"/>
        <w:tblInd w:w="-53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55"/>
        <w:gridCol w:w="5387"/>
        <w:gridCol w:w="3436"/>
        <w:gridCol w:w="5210"/>
      </w:tblGrid>
      <w:tr w:rsidR="00714A39" w:rsidRPr="00B47263" w14:paraId="4BF6CC75" w14:textId="77777777" w:rsidTr="00714A39">
        <w:tc>
          <w:tcPr>
            <w:tcW w:w="1355" w:type="dxa"/>
            <w:vAlign w:val="center"/>
          </w:tcPr>
          <w:p w14:paraId="47D7208B" w14:textId="77777777" w:rsidR="00B47263" w:rsidRPr="00B47263" w:rsidRDefault="00B47263" w:rsidP="00B47263">
            <w:pPr>
              <w:widowControl/>
              <w:spacing w:line="360" w:lineRule="auto"/>
              <w:jc w:val="left"/>
              <w:rPr>
                <w:rFonts w:ascii="Times New Roman" w:eastAsia="宋体" w:hAnsi="Times New Roman" w:cs="Arial"/>
                <w:color w:val="0D0D0D" w:themeColor="text1" w:themeTint="F2"/>
                <w:kern w:val="0"/>
                <w:sz w:val="18"/>
                <w:szCs w:val="18"/>
                <w:lang w:val="en-GB"/>
              </w:rPr>
            </w:pPr>
            <w:bookmarkStart w:id="40" w:name="_Hlk149764761"/>
            <w:r w:rsidRPr="00B47263">
              <w:rPr>
                <w:rFonts w:ascii="Times New Roman" w:hAnsi="Times New Roman"/>
                <w:b/>
                <w:bCs/>
                <w:color w:val="000000"/>
                <w:kern w:val="0"/>
                <w:sz w:val="18"/>
                <w:szCs w:val="18"/>
                <w:lang w:val="en-GB" w:eastAsia="en-GB"/>
              </w:rPr>
              <w:t>Question</w:t>
            </w:r>
          </w:p>
        </w:tc>
        <w:tc>
          <w:tcPr>
            <w:tcW w:w="5387" w:type="dxa"/>
            <w:vAlign w:val="center"/>
          </w:tcPr>
          <w:p w14:paraId="23084A97" w14:textId="77777777" w:rsidR="00B47263" w:rsidRPr="00B47263" w:rsidRDefault="00B47263" w:rsidP="00B47263">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Hypothesis</w:t>
            </w:r>
          </w:p>
        </w:tc>
        <w:tc>
          <w:tcPr>
            <w:tcW w:w="3436" w:type="dxa"/>
            <w:vAlign w:val="center"/>
          </w:tcPr>
          <w:p w14:paraId="10225162" w14:textId="77777777" w:rsidR="00B47263" w:rsidRPr="00B47263" w:rsidRDefault="00B47263" w:rsidP="00B47263">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Analysis Plan</w:t>
            </w:r>
          </w:p>
        </w:tc>
        <w:tc>
          <w:tcPr>
            <w:tcW w:w="5210" w:type="dxa"/>
            <w:vAlign w:val="center"/>
          </w:tcPr>
          <w:p w14:paraId="76844923" w14:textId="7CFE956E" w:rsidR="00B47263" w:rsidRPr="00B47263" w:rsidRDefault="00B47263" w:rsidP="00714A39">
            <w:pPr>
              <w:widowControl/>
              <w:spacing w:line="360" w:lineRule="auto"/>
              <w:jc w:val="center"/>
              <w:rPr>
                <w:rFonts w:ascii="Times New Roman" w:hAnsi="Times New Roman"/>
                <w:b/>
                <w:bCs/>
                <w:color w:val="000000"/>
                <w:kern w:val="0"/>
                <w:sz w:val="18"/>
                <w:szCs w:val="18"/>
                <w:lang w:val="en-GB" w:eastAsia="en-GB"/>
              </w:rPr>
            </w:pPr>
            <w:r w:rsidRPr="00B47263">
              <w:rPr>
                <w:rFonts w:ascii="Times New Roman" w:hAnsi="Times New Roman"/>
                <w:b/>
                <w:bCs/>
                <w:color w:val="000000"/>
                <w:kern w:val="0"/>
                <w:sz w:val="18"/>
                <w:szCs w:val="18"/>
                <w:lang w:val="en-GB" w:eastAsia="en-GB"/>
              </w:rPr>
              <w:t>Interpretation given different outcomes</w:t>
            </w:r>
          </w:p>
        </w:tc>
      </w:tr>
      <w:tr w:rsidR="00B47263" w:rsidRPr="00B47263" w14:paraId="3E474E26" w14:textId="77777777" w:rsidTr="00714A39">
        <w:tc>
          <w:tcPr>
            <w:tcW w:w="1355" w:type="dxa"/>
          </w:tcPr>
          <w:p w14:paraId="560E9160" w14:textId="0EE990D2"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1. Is the sample from BTS more representative than samples from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tc>
        <w:tc>
          <w:tcPr>
            <w:tcW w:w="5387" w:type="dxa"/>
          </w:tcPr>
          <w:p w14:paraId="7E9269AE" w14:textId="31658C8D"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H1a</w:t>
            </w:r>
            <w:r w:rsidR="00A96975" w:rsidRPr="007A009B">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have a more equal sex ratio than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51ED41A1" w14:textId="1FCDC2E9"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sex ratio.</w:t>
            </w:r>
          </w:p>
          <w:p w14:paraId="15FB9C6D" w14:textId="33BB1546"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has a more diverse age distribution than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70ACBA64" w14:textId="2B2BF3D9"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age distribution.</w:t>
            </w:r>
          </w:p>
          <w:p w14:paraId="2D778265" w14:textId="5036A85E"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has a more diverse educational level than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5CD21E1A" w14:textId="5BE60480"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Education level diversity.</w:t>
            </w:r>
          </w:p>
          <w:p w14:paraId="03D9BB3E" w14:textId="224780FD"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H1d</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has a more diverse country distribution than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07EBE6CC" w14:textId="2C2C1F43"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H1d</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country distribution.</w:t>
            </w:r>
          </w:p>
        </w:tc>
        <w:tc>
          <w:tcPr>
            <w:tcW w:w="3436" w:type="dxa"/>
          </w:tcPr>
          <w:p w14:paraId="0001C833" w14:textId="33B80D68"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We will combine visualization and Bayesian multinomial tests to test the hypothesis by comparing the sample characteristics in terms of sex ratio, age distribution, educational level, and country distribution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BTS. We will also visualize the generalizability reports of the two sets of data.</w:t>
            </w:r>
          </w:p>
        </w:tc>
        <w:tc>
          <w:tcPr>
            <w:tcW w:w="5210" w:type="dxa"/>
          </w:tcPr>
          <w:p w14:paraId="00E7090C" w14:textId="36E70DDF"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H1a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 have a more equal sex ratio (visual inspection).</w:t>
            </w:r>
          </w:p>
          <w:p w14:paraId="3A52D386" w14:textId="560E6651"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H1b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the BTS have a more diverse age distribution (visual inspection). H1c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the BTS have a more diverse educational level (visual inspection).H1d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the BTS have a more </w:t>
            </w:r>
            <w:r w:rsidRPr="00B47263">
              <w:rPr>
                <w:rFonts w:ascii="Times New Roman" w:hAnsi="Times New Roman"/>
                <w:color w:val="000000"/>
                <w:kern w:val="0"/>
                <w:sz w:val="16"/>
                <w:szCs w:val="16"/>
                <w:lang w:val="en-GB" w:eastAsia="en-GB"/>
              </w:rPr>
              <w:t>diverse</w:t>
            </w:r>
            <w:r w:rsidRPr="00B47263">
              <w:rPr>
                <w:rFonts w:ascii="Times New Roman" w:eastAsia="Times New Roman" w:hAnsi="Times New Roman"/>
                <w:color w:val="0D0D0D"/>
                <w:kern w:val="0"/>
                <w:sz w:val="16"/>
                <w:szCs w:val="16"/>
                <w:highlight w:val="white"/>
              </w:rPr>
              <w:t xml:space="preserve"> country distribution (visual inspection).</w:t>
            </w:r>
          </w:p>
          <w:p w14:paraId="16897E1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 </w:t>
            </w:r>
          </w:p>
          <w:p w14:paraId="3AD5FC92" w14:textId="19D80AFB"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If BF</w:t>
            </w:r>
            <w:r w:rsidRPr="00B47263">
              <w:rPr>
                <w:rFonts w:ascii="Times New Roman" w:eastAsia="Times New Roman" w:hAnsi="Times New Roman"/>
                <w:color w:val="0D0D0D"/>
                <w:kern w:val="0"/>
                <w:sz w:val="16"/>
                <w:szCs w:val="16"/>
                <w:highlight w:val="white"/>
                <w:vertAlign w:val="subscript"/>
              </w:rPr>
              <w:t>10</w:t>
            </w:r>
            <w:r w:rsidRPr="00B47263">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B47263">
              <w:rPr>
                <w:rFonts w:ascii="Times New Roman" w:eastAsia="Times New Roman" w:hAnsi="Times New Roman"/>
                <w:color w:val="0D0D0D"/>
                <w:kern w:val="0"/>
                <w:sz w:val="16"/>
                <w:szCs w:val="16"/>
                <w:highlight w:val="white"/>
              </w:rPr>
              <w:t>, we infer there is relatively strong evidence that this hypothesis is supported.</w:t>
            </w:r>
          </w:p>
        </w:tc>
      </w:tr>
      <w:tr w:rsidR="00B47263" w:rsidRPr="00B47263" w14:paraId="75186A70" w14:textId="77777777" w:rsidTr="00714A39">
        <w:tc>
          <w:tcPr>
            <w:tcW w:w="1355" w:type="dxa"/>
          </w:tcPr>
          <w:p w14:paraId="508DD654" w14:textId="53950DBD"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2. The extent to which participants in BTS are representative of the world population, compared with the world population data.</w:t>
            </w:r>
          </w:p>
        </w:tc>
        <w:tc>
          <w:tcPr>
            <w:tcW w:w="5387" w:type="dxa"/>
          </w:tcPr>
          <w:p w14:paraId="758D5687" w14:textId="3DF16BBB"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equal sex ratio than the BTS.</w:t>
            </w:r>
          </w:p>
          <w:p w14:paraId="4A3D73DA"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The BTS and the world population data have the same sex ratio.</w:t>
            </w:r>
          </w:p>
          <w:p w14:paraId="329240F2" w14:textId="26DA94C4"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diverse age distribution compared to the BTS.</w:t>
            </w:r>
          </w:p>
          <w:p w14:paraId="2FD25A15"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Age distribution of the BTS and the world population data are the same.</w:t>
            </w:r>
          </w:p>
          <w:p w14:paraId="33D6AD20" w14:textId="733B4924"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diverse educational level than the BTS.</w:t>
            </w:r>
          </w:p>
          <w:p w14:paraId="4DBC61C4"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Educational level of both the BTS and the world population data are the same.</w:t>
            </w:r>
          </w:p>
          <w:p w14:paraId="4EFF7E6F" w14:textId="01B24A43"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H2d</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diverse country distribution than the BTS.</w:t>
            </w:r>
          </w:p>
          <w:p w14:paraId="6C643C24" w14:textId="3AA2472F"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H2d</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The country distribution of both the BTS and the world population data are the same.</w:t>
            </w:r>
          </w:p>
        </w:tc>
        <w:tc>
          <w:tcPr>
            <w:tcW w:w="3436" w:type="dxa"/>
          </w:tcPr>
          <w:p w14:paraId="5C6412EF" w14:textId="35D73887"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We will combine visualization and Bayesian multinomial tests to test the hypothesis by comparing the sample characteristics in terms of sex ratio, age distribution, educational level, and country distribution of the BTS and the world population data.</w:t>
            </w:r>
          </w:p>
        </w:tc>
        <w:tc>
          <w:tcPr>
            <w:tcW w:w="5210" w:type="dxa"/>
          </w:tcPr>
          <w:p w14:paraId="4DC396B6"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 is supported if, compared to the BTS, the world population data has a more equal sex ratio (visual inspection).</w:t>
            </w:r>
          </w:p>
          <w:p w14:paraId="6379909E"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H2b is supported if, compared to the BTS, the world population data has a more diverse age distribution (visual inspection). </w:t>
            </w:r>
          </w:p>
          <w:p w14:paraId="49ADE8B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 is supported if, compared to the BTS, the world population data has a more diverse educational level (visual inspection).</w:t>
            </w:r>
          </w:p>
          <w:p w14:paraId="2FC4D2B3"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H2d is supported if, compared to the BTS, the world population data has a more diverse country distribution (visual inspection).</w:t>
            </w:r>
          </w:p>
          <w:p w14:paraId="2CD3F54B"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 </w:t>
            </w:r>
          </w:p>
          <w:p w14:paraId="0DCC63AC" w14:textId="7C9B1CFD"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If BF</w:t>
            </w:r>
            <w:r w:rsidRPr="00B47263">
              <w:rPr>
                <w:rFonts w:ascii="Times New Roman" w:eastAsia="Times New Roman" w:hAnsi="Times New Roman"/>
                <w:color w:val="0D0D0D"/>
                <w:kern w:val="0"/>
                <w:sz w:val="16"/>
                <w:szCs w:val="16"/>
                <w:highlight w:val="white"/>
                <w:vertAlign w:val="subscript"/>
              </w:rPr>
              <w:t>10</w:t>
            </w:r>
            <w:r w:rsidRPr="00B47263">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B47263">
              <w:rPr>
                <w:rFonts w:ascii="Times New Roman" w:eastAsia="Times New Roman" w:hAnsi="Times New Roman"/>
                <w:color w:val="0D0D0D"/>
                <w:kern w:val="0"/>
                <w:sz w:val="16"/>
                <w:szCs w:val="16"/>
                <w:highlight w:val="white"/>
              </w:rPr>
              <w:t>, we infer there is relatively strong evidence that this hypothesis is supported.</w:t>
            </w:r>
          </w:p>
        </w:tc>
      </w:tr>
      <w:bookmarkEnd w:id="40"/>
    </w:tbl>
    <w:p w14:paraId="3F06484F" w14:textId="77777777" w:rsidR="00B47263" w:rsidRPr="00B47263" w:rsidRDefault="00B47263" w:rsidP="00B47263">
      <w:pPr>
        <w:widowControl/>
        <w:spacing w:line="480" w:lineRule="auto"/>
        <w:jc w:val="left"/>
        <w:rPr>
          <w:rFonts w:ascii="Times New Roman" w:eastAsia="Times New Roman" w:hAnsi="Times New Roman"/>
          <w:b/>
          <w:color w:val="000000" w:themeColor="text1"/>
          <w:kern w:val="0"/>
          <w:szCs w:val="24"/>
          <w:lang w:val="en-GB" w:eastAsia="en-GB"/>
        </w:rPr>
        <w:sectPr w:rsidR="00B47263" w:rsidRPr="00B47263" w:rsidSect="003F3A38">
          <w:pgSz w:w="16838" w:h="11906" w:orient="landscape"/>
          <w:pgMar w:top="1800" w:right="1440" w:bottom="1800" w:left="1440" w:header="851" w:footer="992" w:gutter="0"/>
          <w:cols w:space="425"/>
          <w:docGrid w:type="lines" w:linePitch="312"/>
        </w:sectPr>
      </w:pPr>
    </w:p>
    <w:p w14:paraId="1DF1B009" w14:textId="5DDA1473" w:rsidR="00714A39" w:rsidRDefault="00BF6F26" w:rsidP="0042020D">
      <w:pPr>
        <w:widowControl/>
        <w:tabs>
          <w:tab w:val="left" w:pos="1007"/>
        </w:tabs>
        <w:spacing w:line="276" w:lineRule="auto"/>
        <w:jc w:val="left"/>
        <w:rPr>
          <w:rFonts w:ascii="Times New Roman" w:hAnsi="Times New Roman"/>
          <w:kern w:val="0"/>
          <w:sz w:val="22"/>
          <w:szCs w:val="22"/>
        </w:rPr>
      </w:pPr>
      <w:r w:rsidRPr="00B47263">
        <w:rPr>
          <w:rFonts w:ascii="Times New Roman" w:eastAsia="宋体" w:hAnsi="Times New Roman" w:cs="Arial"/>
          <w:color w:val="0D0D0D" w:themeColor="text1" w:themeTint="F2"/>
          <w:kern w:val="0"/>
          <w:sz w:val="22"/>
          <w:szCs w:val="22"/>
          <w:lang w:val="en-GB"/>
        </w:rPr>
        <w:lastRenderedPageBreak/>
        <w:t>Table 1.</w:t>
      </w:r>
      <w:r w:rsidRPr="00BF6F26">
        <w:rPr>
          <w:rFonts w:ascii="Times New Roman" w:hAnsi="Times New Roman"/>
          <w:kern w:val="0"/>
          <w:sz w:val="22"/>
          <w:szCs w:val="22"/>
        </w:rPr>
        <w:t xml:space="preserve"> (Continued) </w:t>
      </w:r>
    </w:p>
    <w:tbl>
      <w:tblPr>
        <w:tblStyle w:val="14"/>
        <w:tblW w:w="15388" w:type="dxa"/>
        <w:tblInd w:w="-53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55"/>
        <w:gridCol w:w="5954"/>
        <w:gridCol w:w="3685"/>
        <w:gridCol w:w="4394"/>
      </w:tblGrid>
      <w:tr w:rsidR="0042020D" w:rsidRPr="00B47263" w14:paraId="0C6A54BA" w14:textId="77777777" w:rsidTr="00915962">
        <w:tc>
          <w:tcPr>
            <w:tcW w:w="1355" w:type="dxa"/>
            <w:vAlign w:val="center"/>
          </w:tcPr>
          <w:p w14:paraId="2F38245E" w14:textId="77777777" w:rsidR="0042020D" w:rsidRPr="00B47263" w:rsidRDefault="0042020D" w:rsidP="00915962">
            <w:pPr>
              <w:widowControl/>
              <w:spacing w:line="360" w:lineRule="auto"/>
              <w:jc w:val="left"/>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Question</w:t>
            </w:r>
          </w:p>
        </w:tc>
        <w:tc>
          <w:tcPr>
            <w:tcW w:w="5954" w:type="dxa"/>
            <w:vAlign w:val="center"/>
          </w:tcPr>
          <w:p w14:paraId="17D808DC" w14:textId="77777777" w:rsidR="0042020D" w:rsidRPr="00B47263" w:rsidRDefault="0042020D" w:rsidP="00915962">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Hypothesis</w:t>
            </w:r>
          </w:p>
        </w:tc>
        <w:tc>
          <w:tcPr>
            <w:tcW w:w="3685" w:type="dxa"/>
            <w:vAlign w:val="center"/>
          </w:tcPr>
          <w:p w14:paraId="55D8AA2D" w14:textId="77777777" w:rsidR="0042020D" w:rsidRPr="00B47263" w:rsidRDefault="0042020D" w:rsidP="00915962">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Analysis Plan</w:t>
            </w:r>
          </w:p>
        </w:tc>
        <w:tc>
          <w:tcPr>
            <w:tcW w:w="4394" w:type="dxa"/>
            <w:vAlign w:val="center"/>
          </w:tcPr>
          <w:p w14:paraId="74055A69" w14:textId="77777777" w:rsidR="0042020D" w:rsidRPr="00B47263" w:rsidRDefault="0042020D" w:rsidP="00915962">
            <w:pPr>
              <w:widowControl/>
              <w:spacing w:line="360" w:lineRule="auto"/>
              <w:jc w:val="center"/>
              <w:rPr>
                <w:rFonts w:ascii="Times New Roman" w:hAnsi="Times New Roman"/>
                <w:b/>
                <w:bCs/>
                <w:color w:val="000000"/>
                <w:kern w:val="0"/>
                <w:sz w:val="18"/>
                <w:szCs w:val="18"/>
                <w:lang w:val="en-GB" w:eastAsia="en-GB"/>
              </w:rPr>
            </w:pPr>
            <w:r w:rsidRPr="00B47263">
              <w:rPr>
                <w:rFonts w:ascii="Times New Roman" w:hAnsi="Times New Roman"/>
                <w:b/>
                <w:bCs/>
                <w:color w:val="000000"/>
                <w:kern w:val="0"/>
                <w:sz w:val="18"/>
                <w:szCs w:val="18"/>
                <w:lang w:val="en-GB" w:eastAsia="en-GB"/>
              </w:rPr>
              <w:t>Interpretation given different outcomes</w:t>
            </w:r>
          </w:p>
        </w:tc>
      </w:tr>
      <w:tr w:rsidR="0042020D" w:rsidRPr="00B47263" w14:paraId="79F6CD31" w14:textId="77777777" w:rsidTr="00915962">
        <w:tc>
          <w:tcPr>
            <w:tcW w:w="1355" w:type="dxa"/>
          </w:tcPr>
          <w:p w14:paraId="66410A4E" w14:textId="165142C1"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3. Whether the national diversity of all authors/first and corresponding authors in BTS are similar to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tc>
        <w:tc>
          <w:tcPr>
            <w:tcW w:w="5954" w:type="dxa"/>
          </w:tcPr>
          <w:p w14:paraId="68354F04" w14:textId="467A95B1"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H3a</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Compared to all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all authors have more national diversity.</w:t>
            </w:r>
          </w:p>
          <w:p w14:paraId="60252FE2" w14:textId="67CD8E40"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w:t>
            </w:r>
            <w:r>
              <w:rPr>
                <w:rFonts w:ascii="Times New Roman" w:eastAsia="Times New Roman" w:hAnsi="Times New Roman"/>
                <w:color w:val="0D0D0D"/>
                <w:kern w:val="0"/>
                <w:sz w:val="16"/>
                <w:szCs w:val="16"/>
                <w:highlight w:val="white"/>
              </w:rPr>
              <w:t xml:space="preserve"> </w:t>
            </w:r>
            <w:r w:rsidRPr="00B47263">
              <w:rPr>
                <w:rFonts w:ascii="Times New Roman" w:eastAsia="Times New Roman" w:hAnsi="Times New Roman"/>
                <w:color w:val="0D0D0D"/>
                <w:kern w:val="0"/>
                <w:sz w:val="16"/>
                <w:szCs w:val="16"/>
                <w:highlight w:val="white"/>
              </w:rPr>
              <w:t xml:space="preserve">The country diversity of all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BTS are the same.</w:t>
            </w:r>
          </w:p>
          <w:p w14:paraId="0DAACC5E" w14:textId="53D71D1E"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Compared to the first and corresponding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first and corresponding authors have more country diversity.</w:t>
            </w:r>
          </w:p>
          <w:p w14:paraId="6C6EEEC3" w14:textId="7E84E901"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country diversity of the first authors and corresponding authors of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authors of BTS are the same.</w:t>
            </w:r>
          </w:p>
          <w:p w14:paraId="76CAAD04" w14:textId="4BEBB4C9"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Compared with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first author and corresponding author of BTS have a larger proportion from developing countries or least developed countries.</w:t>
            </w:r>
          </w:p>
          <w:p w14:paraId="585C6E29" w14:textId="2C8372BD"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H3C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BTS' first author and corresponding author have the same proportion from developing countries or least developed countries.</w:t>
            </w:r>
          </w:p>
        </w:tc>
        <w:tc>
          <w:tcPr>
            <w:tcW w:w="3685" w:type="dxa"/>
          </w:tcPr>
          <w:p w14:paraId="6CFAF089" w14:textId="49D58FD5"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visualize the national diversity of authors between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BTS for all authors/first and corresponding authors.</w:t>
            </w:r>
          </w:p>
          <w:p w14:paraId="71EAA935" w14:textId="20FBA9AF"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also use the diversity </w:t>
            </w:r>
            <w:r w:rsidRPr="00B47263">
              <w:rPr>
                <w:rFonts w:ascii="Times New Roman" w:eastAsia="Times New Roman" w:hAnsi="Times New Roman"/>
                <w:i/>
                <w:color w:val="0D0D0D"/>
                <w:kern w:val="0"/>
                <w:sz w:val="16"/>
                <w:szCs w:val="16"/>
                <w:highlight w:val="white"/>
              </w:rPr>
              <w:t>t</w:t>
            </w:r>
            <w:r w:rsidRPr="00B47263">
              <w:rPr>
                <w:rFonts w:ascii="Times New Roman" w:eastAsia="Times New Roman" w:hAnsi="Times New Roman"/>
                <w:color w:val="0D0D0D"/>
                <w:kern w:val="0"/>
                <w:sz w:val="16"/>
                <w:szCs w:val="16"/>
                <w:highlight w:val="white"/>
              </w:rPr>
              <w:t xml:space="preserve">-test to compare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BTS.</w:t>
            </w:r>
          </w:p>
          <w:p w14:paraId="526A56C1" w14:textId="0AE54A0F"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We will combine visualization and Bayesian polynomial tests to test the hypothesis by comparing the proportion of developed countries/developing countries/least developed countries to which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BTS first and corresponding author institutions belong.</w:t>
            </w:r>
          </w:p>
        </w:tc>
        <w:tc>
          <w:tcPr>
            <w:tcW w:w="4394" w:type="dxa"/>
          </w:tcPr>
          <w:p w14:paraId="548F17BC" w14:textId="1956CD6F"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H3a is supported if, compared to all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authors have more national diversity (visual inspection).</w:t>
            </w:r>
          </w:p>
          <w:p w14:paraId="108E572C" w14:textId="3213E6B4"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H3b is supported if, compared to first and corresponding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first and corresponding authors have more national diversity. (visual inspection).</w:t>
            </w:r>
          </w:p>
          <w:p w14:paraId="3FB2FE96" w14:textId="408656E4"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H3c is supported if, compared with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first author and corresponding author of BTS have a larger proportion from developing countries or least developed countries.</w:t>
            </w:r>
          </w:p>
          <w:p w14:paraId="50DDA4E5" w14:textId="77777777" w:rsidR="0042020D" w:rsidRDefault="0042020D" w:rsidP="00915962">
            <w:pPr>
              <w:widowControl/>
              <w:spacing w:line="360" w:lineRule="auto"/>
              <w:jc w:val="left"/>
              <w:rPr>
                <w:rFonts w:ascii="Times New Roman" w:eastAsia="Times New Roman" w:hAnsi="Times New Roman"/>
                <w:color w:val="0D0D0D"/>
                <w:kern w:val="0"/>
                <w:sz w:val="16"/>
                <w:szCs w:val="16"/>
                <w:highlight w:val="white"/>
              </w:rPr>
            </w:pPr>
          </w:p>
          <w:p w14:paraId="620BCE50" w14:textId="53BCD4D1"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C3260F">
              <w:rPr>
                <w:rFonts w:ascii="Times New Roman" w:eastAsia="Times New Roman" w:hAnsi="Times New Roman"/>
                <w:color w:val="0D0D0D"/>
                <w:kern w:val="0"/>
                <w:sz w:val="16"/>
                <w:szCs w:val="16"/>
                <w:highlight w:val="white"/>
              </w:rPr>
              <w:t>If BF</w:t>
            </w:r>
            <w:r w:rsidRPr="00C3260F">
              <w:rPr>
                <w:rFonts w:ascii="Times New Roman" w:eastAsia="Times New Roman" w:hAnsi="Times New Roman"/>
                <w:color w:val="0D0D0D"/>
                <w:kern w:val="0"/>
                <w:sz w:val="16"/>
                <w:szCs w:val="16"/>
                <w:highlight w:val="white"/>
                <w:vertAlign w:val="subscript"/>
              </w:rPr>
              <w:t>10</w:t>
            </w:r>
            <w:r w:rsidRPr="00C3260F">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C3260F">
              <w:rPr>
                <w:rFonts w:ascii="Times New Roman" w:eastAsia="Times New Roman" w:hAnsi="Times New Roman"/>
                <w:color w:val="0D0D0D"/>
                <w:kern w:val="0"/>
                <w:sz w:val="16"/>
                <w:szCs w:val="16"/>
                <w:highlight w:val="white"/>
              </w:rPr>
              <w:t>, we infer there is relatively strong evidence that this hypothesis is supported.</w:t>
            </w:r>
          </w:p>
        </w:tc>
      </w:tr>
      <w:tr w:rsidR="0042020D" w:rsidRPr="00B47263" w14:paraId="5747C6A8" w14:textId="77777777" w:rsidTr="00915962">
        <w:trPr>
          <w:trHeight w:val="3760"/>
        </w:trPr>
        <w:tc>
          <w:tcPr>
            <w:tcW w:w="1355" w:type="dxa"/>
          </w:tcPr>
          <w:p w14:paraId="0C2AD3DB"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4. Whether the national diversity of all authors/first and corresponding authors in BTS are similar to world population diversity by country?</w:t>
            </w:r>
          </w:p>
        </w:tc>
        <w:tc>
          <w:tcPr>
            <w:tcW w:w="5954" w:type="dxa"/>
          </w:tcPr>
          <w:p w14:paraId="620E2032" w14:textId="41642F8A"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Compared to the world population diversity by country, the BTS’s all authors have less national diversity.</w:t>
            </w:r>
          </w:p>
          <w:p w14:paraId="52F5FB60"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All authors' national diversity of BTS</w:t>
            </w:r>
            <w:r>
              <w:rPr>
                <w:rFonts w:ascii="Times New Roman" w:eastAsia="Times New Roman" w:hAnsi="Times New Roman"/>
                <w:color w:val="0D0D0D"/>
                <w:kern w:val="0"/>
                <w:sz w:val="16"/>
                <w:szCs w:val="16"/>
                <w:highlight w:val="white"/>
              </w:rPr>
              <w:t xml:space="preserve"> </w:t>
            </w:r>
            <w:r w:rsidRPr="00B47263">
              <w:rPr>
                <w:rFonts w:ascii="Times New Roman" w:eastAsia="Times New Roman" w:hAnsi="Times New Roman"/>
                <w:color w:val="0D0D0D"/>
                <w:kern w:val="0"/>
                <w:sz w:val="16"/>
                <w:szCs w:val="16"/>
                <w:highlight w:val="white"/>
              </w:rPr>
              <w:t>and the national diversity of world population are the same.</w:t>
            </w:r>
          </w:p>
          <w:p w14:paraId="41B96A37" w14:textId="73F3BDF4"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rPr>
              <w:t>: Compared to the world population diversity by country, the BTS’s first author and corresponding author have less country diversity.</w:t>
            </w:r>
          </w:p>
          <w:p w14:paraId="012C9FBE"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w:t>
            </w:r>
            <w:r w:rsidRPr="00B47263">
              <w:rPr>
                <w:rFonts w:ascii="Times New Roman" w:eastAsia="Times New Roman" w:hAnsi="Times New Roman"/>
                <w:color w:val="0D0D0D"/>
                <w:kern w:val="0"/>
                <w:sz w:val="16"/>
                <w:szCs w:val="16"/>
                <w:vertAlign w:val="subscript"/>
              </w:rPr>
              <w:t>0</w:t>
            </w:r>
            <w:r w:rsidRPr="00B47263">
              <w:rPr>
                <w:rFonts w:ascii="Times New Roman" w:eastAsia="Times New Roman" w:hAnsi="Times New Roman"/>
                <w:color w:val="0D0D0D"/>
                <w:kern w:val="0"/>
                <w:sz w:val="16"/>
                <w:szCs w:val="16"/>
              </w:rPr>
              <w:t>: All first and corresponding authors' national diversity of BTS and the national diversity of world population are the same.</w:t>
            </w:r>
          </w:p>
          <w:p w14:paraId="27F8F4BF" w14:textId="3F127C0A"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rPr>
              <w:t>: Compared to the world population, the first author and corresponding author of BTS have a smaller proportion from developing countries or least developed countries.</w:t>
            </w:r>
          </w:p>
          <w:p w14:paraId="14D20A20"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rPr>
              <w:t>H4c</w:t>
            </w:r>
            <w:r w:rsidRPr="00B47263">
              <w:rPr>
                <w:rFonts w:ascii="Times New Roman" w:eastAsia="Times New Roman" w:hAnsi="Times New Roman"/>
                <w:color w:val="0D0D0D"/>
                <w:kern w:val="0"/>
                <w:sz w:val="16"/>
                <w:szCs w:val="16"/>
                <w:vertAlign w:val="subscript"/>
              </w:rPr>
              <w:t>0</w:t>
            </w:r>
            <w:r w:rsidRPr="00B47263">
              <w:rPr>
                <w:rFonts w:ascii="Times New Roman" w:eastAsia="Times New Roman" w:hAnsi="Times New Roman"/>
                <w:color w:val="0D0D0D"/>
                <w:kern w:val="0"/>
                <w:sz w:val="16"/>
                <w:szCs w:val="16"/>
              </w:rPr>
              <w:t>: The proportion of the first author and corresponding author of BTS from developing countries or least developed countries is the same as that of the world population.</w:t>
            </w:r>
          </w:p>
        </w:tc>
        <w:tc>
          <w:tcPr>
            <w:tcW w:w="3685" w:type="dxa"/>
          </w:tcPr>
          <w:p w14:paraId="58DB1838"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highlight w:val="white"/>
              </w:rPr>
              <w:t>We will visualize the national diversity of all auth</w:t>
            </w:r>
            <w:r w:rsidRPr="00B47263">
              <w:rPr>
                <w:rFonts w:ascii="Times New Roman" w:eastAsia="Times New Roman" w:hAnsi="Times New Roman"/>
                <w:color w:val="0D0D0D"/>
                <w:kern w:val="0"/>
                <w:sz w:val="16"/>
                <w:szCs w:val="16"/>
              </w:rPr>
              <w:t>ors/first and corresponding authors in BTS and the world population diversity by country.</w:t>
            </w:r>
          </w:p>
          <w:p w14:paraId="683D1371"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also use the diversity </w:t>
            </w:r>
            <w:r w:rsidRPr="00B47263">
              <w:rPr>
                <w:rFonts w:ascii="Times New Roman" w:eastAsia="Times New Roman" w:hAnsi="Times New Roman"/>
                <w:i/>
                <w:color w:val="0D0D0D"/>
                <w:kern w:val="0"/>
                <w:sz w:val="16"/>
                <w:szCs w:val="16"/>
                <w:highlight w:val="white"/>
              </w:rPr>
              <w:t>t</w:t>
            </w:r>
            <w:r w:rsidRPr="00B47263">
              <w:rPr>
                <w:rFonts w:ascii="Times New Roman" w:eastAsia="Times New Roman" w:hAnsi="Times New Roman"/>
                <w:color w:val="0D0D0D"/>
                <w:kern w:val="0"/>
                <w:sz w:val="16"/>
                <w:szCs w:val="16"/>
                <w:highlight w:val="white"/>
              </w:rPr>
              <w:t>-test to compare the national diversity of authors in BTS and the world population diversity by country.</w:t>
            </w:r>
          </w:p>
          <w:p w14:paraId="0A1FB836" w14:textId="77777777" w:rsidR="0042020D" w:rsidRPr="00C3260F" w:rsidRDefault="0042020D" w:rsidP="00915962">
            <w:pPr>
              <w:widowControl/>
              <w:spacing w:line="360" w:lineRule="auto"/>
              <w:jc w:val="left"/>
              <w:rPr>
                <w:rFonts w:ascii="Times New Roman" w:hAnsi="Times New Roman"/>
                <w:color w:val="0D0D0D"/>
                <w:kern w:val="0"/>
                <w:sz w:val="16"/>
                <w:szCs w:val="16"/>
              </w:rPr>
            </w:pPr>
            <w:r w:rsidRPr="00B47263">
              <w:rPr>
                <w:rFonts w:ascii="Times New Roman" w:eastAsia="Times New Roman" w:hAnsi="Times New Roman"/>
                <w:color w:val="0D0D0D"/>
                <w:kern w:val="0"/>
                <w:sz w:val="16"/>
                <w:szCs w:val="16"/>
              </w:rPr>
              <w:t>We will combine visualization and Bayesian polynomial tests to test the hypothesis by comparing the proportion of developed countries/developing countries/least developed countries to which BTS’ the first and corresponding author institutions and the world population belong.</w:t>
            </w:r>
          </w:p>
        </w:tc>
        <w:tc>
          <w:tcPr>
            <w:tcW w:w="4394" w:type="dxa"/>
          </w:tcPr>
          <w:p w14:paraId="7DEAA124"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 is supported if, compared to the world population diversity by country, the BTS’s all authors have more national diversity (visual inspection).</w:t>
            </w:r>
          </w:p>
          <w:p w14:paraId="2D34E4C1"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 is supported if, compared to the world population diversity by country, the BTS’s first and corresponding authors have more national diversity</w:t>
            </w:r>
            <w:r>
              <w:rPr>
                <w:rFonts w:ascii="Times New Roman" w:eastAsia="Times New Roman" w:hAnsi="Times New Roman"/>
                <w:color w:val="0D0D0D"/>
                <w:kern w:val="0"/>
                <w:sz w:val="16"/>
                <w:szCs w:val="16"/>
              </w:rPr>
              <w:t xml:space="preserve"> </w:t>
            </w:r>
            <w:r w:rsidRPr="00B47263">
              <w:rPr>
                <w:rFonts w:ascii="Times New Roman" w:eastAsia="Times New Roman" w:hAnsi="Times New Roman"/>
                <w:color w:val="0D0D0D"/>
                <w:kern w:val="0"/>
                <w:sz w:val="16"/>
                <w:szCs w:val="16"/>
              </w:rPr>
              <w:t>(visual inspection).</w:t>
            </w:r>
          </w:p>
          <w:p w14:paraId="6138918F"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H4c is supported if, compared to the world population, the first author and corresponding author of BTS have a smaller proportion from developing countries or least developed countries.</w:t>
            </w:r>
          </w:p>
          <w:p w14:paraId="523505CC"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p>
          <w:p w14:paraId="572C3DB2" w14:textId="77C78E85"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C3260F">
              <w:rPr>
                <w:rFonts w:ascii="Times New Roman" w:eastAsia="Times New Roman" w:hAnsi="Times New Roman"/>
                <w:color w:val="0D0D0D"/>
                <w:kern w:val="0"/>
                <w:sz w:val="16"/>
                <w:szCs w:val="16"/>
                <w:highlight w:val="white"/>
              </w:rPr>
              <w:t>If BF</w:t>
            </w:r>
            <w:r w:rsidRPr="00C3260F">
              <w:rPr>
                <w:rFonts w:ascii="Times New Roman" w:eastAsia="Times New Roman" w:hAnsi="Times New Roman"/>
                <w:color w:val="0D0D0D"/>
                <w:kern w:val="0"/>
                <w:sz w:val="16"/>
                <w:szCs w:val="16"/>
                <w:highlight w:val="white"/>
                <w:vertAlign w:val="subscript"/>
              </w:rPr>
              <w:t>10</w:t>
            </w:r>
            <w:r w:rsidRPr="00C3260F">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C3260F">
              <w:rPr>
                <w:rFonts w:ascii="Times New Roman" w:eastAsia="Times New Roman" w:hAnsi="Times New Roman"/>
                <w:color w:val="0D0D0D"/>
                <w:kern w:val="0"/>
                <w:sz w:val="16"/>
                <w:szCs w:val="16"/>
                <w:highlight w:val="white"/>
              </w:rPr>
              <w:t>, we infer there is relatively strong evidence that this hypothesis is supported.</w:t>
            </w:r>
          </w:p>
        </w:tc>
      </w:tr>
    </w:tbl>
    <w:p w14:paraId="14375D54" w14:textId="38DF9AE1" w:rsidR="0042020D" w:rsidRPr="0042020D" w:rsidRDefault="0042020D" w:rsidP="0042020D">
      <w:pPr>
        <w:widowControl/>
        <w:tabs>
          <w:tab w:val="left" w:pos="1007"/>
        </w:tabs>
        <w:spacing w:line="276" w:lineRule="auto"/>
        <w:jc w:val="left"/>
        <w:rPr>
          <w:rFonts w:ascii="Times New Roman" w:hAnsi="Times New Roman"/>
          <w:kern w:val="0"/>
          <w:sz w:val="22"/>
          <w:szCs w:val="22"/>
        </w:rPr>
      </w:pPr>
      <w:r w:rsidRPr="0042020D">
        <w:rPr>
          <w:rFonts w:ascii="Times New Roman" w:hAnsi="Times New Roman"/>
          <w:kern w:val="0"/>
          <w:sz w:val="22"/>
          <w:szCs w:val="22"/>
        </w:rPr>
        <w:t xml:space="preserve">Note. </w:t>
      </w:r>
      <w:r w:rsidR="00260C57">
        <w:rPr>
          <w:rFonts w:ascii="Times New Roman" w:hAnsi="Times New Roman"/>
          <w:i/>
          <w:iCs/>
          <w:kern w:val="0"/>
          <w:sz w:val="22"/>
          <w:szCs w:val="22"/>
        </w:rPr>
        <w:t>PS2023</w:t>
      </w:r>
      <w:r w:rsidRPr="0042020D">
        <w:rPr>
          <w:rFonts w:ascii="Times New Roman" w:hAnsi="Times New Roman"/>
          <w:kern w:val="0"/>
          <w:sz w:val="22"/>
          <w:szCs w:val="22"/>
        </w:rPr>
        <w:t>, non-</w:t>
      </w:r>
      <w:r w:rsidR="005C7D3B">
        <w:rPr>
          <w:rFonts w:ascii="Times New Roman" w:hAnsi="Times New Roman"/>
          <w:kern w:val="0"/>
          <w:sz w:val="22"/>
          <w:szCs w:val="22"/>
        </w:rPr>
        <w:t>big team science</w:t>
      </w:r>
      <w:r w:rsidRPr="0042020D">
        <w:rPr>
          <w:rFonts w:ascii="Times New Roman" w:hAnsi="Times New Roman"/>
          <w:kern w:val="0"/>
          <w:sz w:val="22"/>
          <w:szCs w:val="22"/>
        </w:rPr>
        <w:t xml:space="preserve"> articles published in </w:t>
      </w:r>
      <w:r w:rsidRPr="00BB6429">
        <w:rPr>
          <w:rFonts w:ascii="Times New Roman" w:hAnsi="Times New Roman"/>
          <w:i/>
          <w:iCs/>
          <w:kern w:val="0"/>
          <w:sz w:val="22"/>
          <w:szCs w:val="22"/>
        </w:rPr>
        <w:t>Psychological Science</w:t>
      </w:r>
      <w:r w:rsidRPr="0042020D">
        <w:rPr>
          <w:rFonts w:ascii="Times New Roman" w:hAnsi="Times New Roman"/>
          <w:kern w:val="0"/>
          <w:sz w:val="22"/>
          <w:szCs w:val="22"/>
        </w:rPr>
        <w:t xml:space="preserve"> in 202</w:t>
      </w:r>
      <w:r w:rsidR="00D07520">
        <w:rPr>
          <w:rFonts w:ascii="Times New Roman" w:hAnsi="Times New Roman"/>
          <w:kern w:val="0"/>
          <w:sz w:val="22"/>
          <w:szCs w:val="22"/>
        </w:rPr>
        <w:t>3</w:t>
      </w:r>
      <w:r w:rsidRPr="0042020D">
        <w:rPr>
          <w:rFonts w:ascii="Times New Roman" w:hAnsi="Times New Roman"/>
          <w:kern w:val="0"/>
          <w:sz w:val="22"/>
          <w:szCs w:val="22"/>
        </w:rPr>
        <w:t xml:space="preserve">; BTS, </w:t>
      </w:r>
      <w:r w:rsidR="005C7D3B">
        <w:rPr>
          <w:rFonts w:ascii="Times New Roman" w:hAnsi="Times New Roman"/>
          <w:kern w:val="0"/>
          <w:sz w:val="22"/>
          <w:szCs w:val="22"/>
        </w:rPr>
        <w:t>big team science</w:t>
      </w:r>
      <w:r w:rsidRPr="0042020D">
        <w:rPr>
          <w:rFonts w:ascii="Times New Roman" w:hAnsi="Times New Roman"/>
          <w:kern w:val="0"/>
          <w:sz w:val="22"/>
          <w:szCs w:val="22"/>
        </w:rPr>
        <w:t>.</w:t>
      </w:r>
    </w:p>
    <w:p w14:paraId="34A7887D" w14:textId="77777777" w:rsidR="0042020D" w:rsidRDefault="0042020D" w:rsidP="0042020D">
      <w:pPr>
        <w:widowControl/>
        <w:tabs>
          <w:tab w:val="left" w:pos="1007"/>
        </w:tabs>
        <w:spacing w:line="276" w:lineRule="auto"/>
        <w:jc w:val="left"/>
        <w:rPr>
          <w:rFonts w:ascii="Times New Roman" w:hAnsi="Times New Roman"/>
          <w:kern w:val="0"/>
          <w:sz w:val="22"/>
          <w:szCs w:val="22"/>
        </w:rPr>
      </w:pPr>
    </w:p>
    <w:p w14:paraId="2163772B" w14:textId="77777777" w:rsidR="0042020D" w:rsidRPr="00B92D10" w:rsidRDefault="0042020D" w:rsidP="0042020D">
      <w:pPr>
        <w:widowControl/>
        <w:tabs>
          <w:tab w:val="left" w:pos="1007"/>
        </w:tabs>
        <w:spacing w:line="276" w:lineRule="auto"/>
        <w:jc w:val="left"/>
        <w:rPr>
          <w:rFonts w:ascii="Times New Roman" w:hAnsi="Times New Roman"/>
          <w:kern w:val="0"/>
          <w:sz w:val="22"/>
          <w:szCs w:val="22"/>
          <w:highlight w:val="white"/>
        </w:rPr>
      </w:pPr>
    </w:p>
    <w:p w14:paraId="1CC4F692" w14:textId="162055F7" w:rsidR="00714A39" w:rsidRPr="004A6BB6" w:rsidRDefault="00714A39" w:rsidP="00AE2C7F">
      <w:pPr>
        <w:widowControl/>
        <w:tabs>
          <w:tab w:val="left" w:pos="1007"/>
        </w:tabs>
        <w:spacing w:before="240" w:after="240" w:line="276" w:lineRule="auto"/>
        <w:jc w:val="left"/>
        <w:rPr>
          <w:rFonts w:ascii="Times New Roman" w:hAnsi="Times New Roman"/>
          <w:kern w:val="0"/>
          <w:szCs w:val="24"/>
          <w:highlight w:val="white"/>
        </w:rPr>
        <w:sectPr w:rsidR="00714A39" w:rsidRPr="004A6BB6" w:rsidSect="003F3A38">
          <w:pgSz w:w="16838" w:h="11906" w:orient="landscape"/>
          <w:pgMar w:top="1797" w:right="1440" w:bottom="1797" w:left="1440" w:header="851" w:footer="992" w:gutter="0"/>
          <w:cols w:space="425"/>
          <w:docGrid w:linePitch="312"/>
        </w:sectPr>
      </w:pPr>
    </w:p>
    <w:p w14:paraId="70AFA025" w14:textId="77777777" w:rsidR="003235CE" w:rsidRDefault="003235CE" w:rsidP="003235CE">
      <w:pPr>
        <w:widowControl/>
        <w:spacing w:before="240" w:after="240" w:line="276" w:lineRule="auto"/>
        <w:jc w:val="left"/>
        <w:rPr>
          <w:ins w:id="41" w:author="grit grit" w:date="2024-02-05T04:42:00Z"/>
          <w:rFonts w:ascii="Times New Roman" w:hAnsi="Times New Roman"/>
          <w:b/>
          <w:kern w:val="0"/>
          <w:szCs w:val="24"/>
          <w:highlight w:val="white"/>
        </w:rPr>
      </w:pPr>
      <w:commentRangeStart w:id="42"/>
      <w:ins w:id="43" w:author="grit grit" w:date="2024-02-05T04:42:00Z">
        <w:r w:rsidRPr="00B303AB">
          <w:rPr>
            <w:rFonts w:ascii="Times New Roman" w:eastAsia="Times New Roman" w:hAnsi="Times New Roman"/>
            <w:b/>
            <w:kern w:val="0"/>
            <w:szCs w:val="24"/>
            <w:highlight w:val="white"/>
          </w:rPr>
          <w:lastRenderedPageBreak/>
          <w:t>Acknowledgements</w:t>
        </w:r>
      </w:ins>
      <w:commentRangeEnd w:id="42"/>
      <w:ins w:id="44" w:author="grit grit" w:date="2024-02-05T04:51:00Z">
        <w:r w:rsidR="00060B23">
          <w:rPr>
            <w:rStyle w:val="ad"/>
          </w:rPr>
          <w:commentReference w:id="42"/>
        </w:r>
      </w:ins>
    </w:p>
    <w:p w14:paraId="1C9F8E59" w14:textId="77777777" w:rsidR="003235CE" w:rsidRDefault="003235CE" w:rsidP="003235CE">
      <w:pPr>
        <w:widowControl/>
        <w:spacing w:before="240" w:after="240" w:line="276" w:lineRule="auto"/>
        <w:ind w:firstLine="420"/>
        <w:jc w:val="left"/>
        <w:rPr>
          <w:ins w:id="45" w:author="grit grit" w:date="2024-02-05T04:42:00Z"/>
          <w:rFonts w:ascii="Times New Roman" w:eastAsia="Times New Roman" w:hAnsi="Times New Roman"/>
          <w:kern w:val="0"/>
          <w:sz w:val="22"/>
          <w:szCs w:val="22"/>
        </w:rPr>
      </w:pPr>
      <w:ins w:id="46" w:author="grit grit" w:date="2024-02-05T04:42:00Z">
        <w:r w:rsidRPr="003235CE">
          <w:rPr>
            <w:rFonts w:ascii="Times New Roman" w:eastAsia="Times New Roman" w:hAnsi="Times New Roman"/>
            <w:kern w:val="0"/>
            <w:sz w:val="22"/>
            <w:szCs w:val="22"/>
          </w:rPr>
          <w:t>This research was funded by</w:t>
        </w:r>
      </w:ins>
    </w:p>
    <w:p w14:paraId="3024BD2E" w14:textId="77777777" w:rsidR="003235CE" w:rsidRPr="00A75BA3" w:rsidRDefault="003235CE" w:rsidP="003235CE">
      <w:pPr>
        <w:widowControl/>
        <w:spacing w:before="240" w:after="240" w:line="276" w:lineRule="auto"/>
        <w:jc w:val="left"/>
        <w:rPr>
          <w:ins w:id="47" w:author="grit grit" w:date="2024-02-05T04:42:00Z"/>
          <w:rFonts w:ascii="Times New Roman" w:eastAsia="Times New Roman" w:hAnsi="Times New Roman" w:hint="eastAsia"/>
          <w:kern w:val="0"/>
          <w:sz w:val="22"/>
          <w:szCs w:val="22"/>
        </w:rPr>
      </w:pPr>
    </w:p>
    <w:p w14:paraId="0C7A672E" w14:textId="77777777" w:rsidR="003235CE" w:rsidRDefault="003235CE" w:rsidP="003235CE">
      <w:pPr>
        <w:widowControl/>
        <w:spacing w:before="240" w:after="240" w:line="276" w:lineRule="auto"/>
        <w:jc w:val="left"/>
        <w:rPr>
          <w:ins w:id="48" w:author="grit grit" w:date="2024-02-05T04:42:00Z"/>
          <w:rFonts w:ascii="Times New Roman" w:hAnsi="Times New Roman"/>
          <w:b/>
          <w:kern w:val="0"/>
          <w:szCs w:val="24"/>
          <w:highlight w:val="white"/>
        </w:rPr>
      </w:pPr>
      <w:ins w:id="49" w:author="grit grit" w:date="2024-02-05T04:42:00Z">
        <w:r w:rsidRPr="00B303AB">
          <w:rPr>
            <w:rFonts w:ascii="Times New Roman" w:eastAsia="Times New Roman" w:hAnsi="Times New Roman"/>
            <w:b/>
            <w:kern w:val="0"/>
            <w:szCs w:val="24"/>
            <w:highlight w:val="white"/>
          </w:rPr>
          <w:t>Author contributions</w:t>
        </w:r>
      </w:ins>
    </w:p>
    <w:p w14:paraId="4ED4FE8A" w14:textId="77777777" w:rsidR="003235CE" w:rsidRDefault="003235CE" w:rsidP="003235CE">
      <w:pPr>
        <w:widowControl/>
        <w:spacing w:before="240" w:after="240" w:line="276" w:lineRule="auto"/>
        <w:ind w:firstLine="420"/>
        <w:jc w:val="left"/>
        <w:rPr>
          <w:ins w:id="50" w:author="grit grit" w:date="2024-02-05T04:42:00Z"/>
          <w:rFonts w:ascii="Times New Roman" w:eastAsia="Times New Roman" w:hAnsi="Times New Roman"/>
          <w:kern w:val="0"/>
          <w:sz w:val="22"/>
          <w:szCs w:val="22"/>
        </w:rPr>
      </w:pPr>
      <w:bookmarkStart w:id="51" w:name="_Hlk158000389"/>
      <w:ins w:id="52" w:author="grit grit" w:date="2024-02-05T04:42:00Z">
        <w:r w:rsidRPr="00F2042B">
          <w:rPr>
            <w:rFonts w:ascii="Times New Roman" w:eastAsia="Times New Roman" w:hAnsi="Times New Roman"/>
            <w:kern w:val="0"/>
            <w:sz w:val="22"/>
            <w:szCs w:val="22"/>
            <w:highlight w:val="white"/>
          </w:rPr>
          <w:t>W</w:t>
        </w:r>
        <w:r>
          <w:rPr>
            <w:rFonts w:ascii="Times New Roman" w:eastAsia="Times New Roman" w:hAnsi="Times New Roman"/>
            <w:kern w:val="0"/>
            <w:sz w:val="22"/>
            <w:szCs w:val="22"/>
            <w:highlight w:val="white"/>
          </w:rPr>
          <w:t>.L.</w:t>
        </w:r>
        <w:r w:rsidRPr="00A51C35">
          <w:rPr>
            <w:rFonts w:ascii="Times New Roman" w:eastAsia="Times New Roman" w:hAnsi="Times New Roman"/>
            <w:kern w:val="0"/>
            <w:sz w:val="22"/>
            <w:szCs w:val="22"/>
          </w:rPr>
          <w:t>,</w:t>
        </w:r>
        <w:r>
          <w:rPr>
            <w:rFonts w:ascii="Times New Roman" w:eastAsia="Times New Roman" w:hAnsi="Times New Roman"/>
            <w:kern w:val="0"/>
            <w:sz w:val="22"/>
            <w:szCs w:val="22"/>
          </w:rPr>
          <w:t xml:space="preserve"> </w:t>
        </w:r>
        <w:r>
          <w:rPr>
            <w:rFonts w:ascii="Times New Roman" w:eastAsia="Times New Roman" w:hAnsi="Times New Roman"/>
            <w:kern w:val="0"/>
            <w:sz w:val="22"/>
            <w:szCs w:val="22"/>
            <w:highlight w:val="white"/>
          </w:rPr>
          <w:t>G.S.</w:t>
        </w:r>
        <w:r>
          <w:rPr>
            <w:rFonts w:ascii="Times New Roman" w:hAnsi="Times New Roman" w:hint="eastAsia"/>
            <w:kern w:val="0"/>
            <w:sz w:val="22"/>
            <w:szCs w:val="22"/>
            <w:highlight w:val="white"/>
          </w:rPr>
          <w:t>,</w:t>
        </w:r>
        <w:r>
          <w:rPr>
            <w:rFonts w:ascii="Times New Roman" w:hAnsi="Times New Roman"/>
            <w:kern w:val="0"/>
            <w:sz w:val="22"/>
            <w:szCs w:val="22"/>
            <w:highlight w:val="white"/>
          </w:rPr>
          <w:t xml:space="preserve"> </w:t>
        </w:r>
        <w:r>
          <w:rPr>
            <w:rFonts w:ascii="Times New Roman" w:eastAsia="Times New Roman" w:hAnsi="Times New Roman"/>
            <w:kern w:val="0"/>
            <w:sz w:val="22"/>
            <w:szCs w:val="22"/>
            <w:highlight w:val="white"/>
          </w:rPr>
          <w:t>P.F.</w:t>
        </w:r>
        <w:r>
          <w:rPr>
            <w:rFonts w:ascii="Times New Roman" w:eastAsia="Times New Roman" w:hAnsi="Times New Roman"/>
            <w:kern w:val="0"/>
            <w:sz w:val="22"/>
            <w:szCs w:val="22"/>
          </w:rPr>
          <w:t>,</w:t>
        </w:r>
        <w:r w:rsidRPr="00A51C35">
          <w:rPr>
            <w:rFonts w:ascii="Times New Roman" w:eastAsia="Times New Roman" w:hAnsi="Times New Roman"/>
            <w:kern w:val="0"/>
            <w:sz w:val="22"/>
            <w:szCs w:val="22"/>
          </w:rPr>
          <w:t xml:space="preserve"> and H.C-P.</w:t>
        </w:r>
        <w:bookmarkEnd w:id="51"/>
        <w:r w:rsidRPr="00A51C35">
          <w:rPr>
            <w:rFonts w:ascii="Times New Roman" w:eastAsia="Times New Roman" w:hAnsi="Times New Roman"/>
            <w:kern w:val="0"/>
            <w:sz w:val="22"/>
            <w:szCs w:val="22"/>
          </w:rPr>
          <w:t xml:space="preserve"> conceived and designed the study. </w:t>
        </w:r>
        <w:bookmarkStart w:id="53" w:name="_Hlk158000250"/>
        <w:r w:rsidRPr="00A51C35">
          <w:rPr>
            <w:rFonts w:ascii="Times New Roman" w:eastAsia="Times New Roman" w:hAnsi="Times New Roman"/>
            <w:kern w:val="0"/>
            <w:sz w:val="22"/>
            <w:szCs w:val="22"/>
          </w:rPr>
          <w:t>W.L., and H.C-P.</w:t>
        </w:r>
        <w:bookmarkEnd w:id="53"/>
        <w:r w:rsidRPr="00A51C35">
          <w:rPr>
            <w:rFonts w:ascii="Times New Roman" w:eastAsia="Times New Roman" w:hAnsi="Times New Roman"/>
            <w:kern w:val="0"/>
            <w:sz w:val="22"/>
            <w:szCs w:val="22"/>
          </w:rPr>
          <w:t xml:space="preserve"> extracted and analys</w:t>
        </w:r>
        <w:r>
          <w:rPr>
            <w:rFonts w:ascii="Times New Roman" w:eastAsia="Times New Roman" w:hAnsi="Times New Roman"/>
            <w:kern w:val="0"/>
            <w:sz w:val="22"/>
            <w:szCs w:val="22"/>
          </w:rPr>
          <w:t>is</w:t>
        </w:r>
        <w:r w:rsidRPr="00A51C35">
          <w:rPr>
            <w:rFonts w:ascii="Times New Roman" w:eastAsia="Times New Roman" w:hAnsi="Times New Roman"/>
            <w:kern w:val="0"/>
            <w:sz w:val="22"/>
            <w:szCs w:val="22"/>
          </w:rPr>
          <w:t xml:space="preserve"> the </w:t>
        </w:r>
        <w:r>
          <w:rPr>
            <w:rFonts w:ascii="Times New Roman" w:eastAsia="Times New Roman" w:hAnsi="Times New Roman"/>
            <w:kern w:val="0"/>
            <w:sz w:val="22"/>
            <w:szCs w:val="22"/>
          </w:rPr>
          <w:t xml:space="preserve">pilot </w:t>
        </w:r>
        <w:r w:rsidRPr="00A51C35">
          <w:rPr>
            <w:rFonts w:ascii="Times New Roman" w:eastAsia="Times New Roman" w:hAnsi="Times New Roman"/>
            <w:kern w:val="0"/>
            <w:sz w:val="22"/>
            <w:szCs w:val="22"/>
          </w:rPr>
          <w:t xml:space="preserve">data. </w:t>
        </w:r>
        <w:r w:rsidRPr="003235CE">
          <w:rPr>
            <w:rFonts w:ascii="Times New Roman" w:eastAsia="Times New Roman" w:hAnsi="Times New Roman"/>
            <w:kern w:val="0"/>
            <w:sz w:val="22"/>
            <w:szCs w:val="22"/>
          </w:rPr>
          <w:t>W.L., G.S., P.F., and H.C-P.</w:t>
        </w:r>
        <w:r>
          <w:t xml:space="preserve"> </w:t>
        </w:r>
        <w:r w:rsidRPr="003235CE">
          <w:rPr>
            <w:rFonts w:ascii="Times New Roman" w:eastAsia="Times New Roman" w:hAnsi="Times New Roman"/>
            <w:kern w:val="0"/>
            <w:sz w:val="22"/>
            <w:szCs w:val="22"/>
          </w:rPr>
          <w:t>wrote</w:t>
        </w:r>
        <w:r>
          <w:rPr>
            <w:rFonts w:ascii="Times New Roman" w:hAnsi="Times New Roman" w:hint="eastAsia"/>
            <w:kern w:val="0"/>
            <w:sz w:val="22"/>
            <w:szCs w:val="22"/>
          </w:rPr>
          <w:t xml:space="preserve"> </w:t>
        </w:r>
        <w:r w:rsidRPr="003235CE">
          <w:rPr>
            <w:rFonts w:ascii="Times New Roman" w:eastAsia="Times New Roman" w:hAnsi="Times New Roman"/>
            <w:kern w:val="0"/>
            <w:sz w:val="22"/>
            <w:szCs w:val="22"/>
          </w:rPr>
          <w:t>the paper.</w:t>
        </w:r>
      </w:ins>
    </w:p>
    <w:p w14:paraId="5C35E220" w14:textId="77777777" w:rsidR="003235CE" w:rsidRDefault="003235CE" w:rsidP="003235CE">
      <w:pPr>
        <w:widowControl/>
        <w:spacing w:before="240" w:after="240" w:line="276" w:lineRule="auto"/>
        <w:jc w:val="left"/>
        <w:rPr>
          <w:ins w:id="54" w:author="grit grit" w:date="2024-02-05T04:42:00Z"/>
          <w:rFonts w:ascii="Times New Roman" w:eastAsia="Times New Roman" w:hAnsi="Times New Roman"/>
          <w:kern w:val="0"/>
          <w:sz w:val="22"/>
          <w:szCs w:val="22"/>
        </w:rPr>
      </w:pPr>
    </w:p>
    <w:p w14:paraId="1A30D858" w14:textId="77777777" w:rsidR="003235CE" w:rsidRPr="00B303AB" w:rsidRDefault="003235CE" w:rsidP="003235CE">
      <w:pPr>
        <w:widowControl/>
        <w:spacing w:before="240" w:after="240" w:line="276" w:lineRule="auto"/>
        <w:jc w:val="left"/>
        <w:rPr>
          <w:ins w:id="55" w:author="grit grit" w:date="2024-02-05T04:42:00Z"/>
          <w:rFonts w:ascii="Times New Roman" w:eastAsia="Times New Roman" w:hAnsi="Times New Roman"/>
          <w:b/>
          <w:kern w:val="0"/>
          <w:szCs w:val="24"/>
          <w:highlight w:val="white"/>
        </w:rPr>
      </w:pPr>
      <w:ins w:id="56" w:author="grit grit" w:date="2024-02-05T04:42:00Z">
        <w:r w:rsidRPr="00B303AB">
          <w:rPr>
            <w:rFonts w:ascii="Times New Roman" w:eastAsia="Times New Roman" w:hAnsi="Times New Roman"/>
            <w:b/>
            <w:kern w:val="0"/>
            <w:szCs w:val="24"/>
            <w:highlight w:val="white"/>
          </w:rPr>
          <w:t>Competing interests</w:t>
        </w:r>
      </w:ins>
    </w:p>
    <w:p w14:paraId="5EE85EF7" w14:textId="77777777" w:rsidR="003235CE" w:rsidRPr="00B303AB" w:rsidRDefault="003235CE" w:rsidP="003235CE">
      <w:pPr>
        <w:widowControl/>
        <w:spacing w:before="240" w:after="240" w:line="276" w:lineRule="auto"/>
        <w:ind w:firstLine="420"/>
        <w:jc w:val="left"/>
        <w:rPr>
          <w:ins w:id="57" w:author="grit grit" w:date="2024-02-05T04:42:00Z"/>
          <w:rFonts w:ascii="Times New Roman" w:eastAsia="Times New Roman" w:hAnsi="Times New Roman"/>
          <w:kern w:val="0"/>
          <w:sz w:val="22"/>
          <w:szCs w:val="22"/>
          <w:highlight w:val="white"/>
        </w:rPr>
      </w:pPr>
      <w:ins w:id="58" w:author="grit grit" w:date="2024-02-05T04:42:00Z">
        <w:r w:rsidRPr="00B303AB">
          <w:rPr>
            <w:rFonts w:ascii="Times New Roman" w:eastAsia="Times New Roman" w:hAnsi="Times New Roman"/>
            <w:kern w:val="0"/>
            <w:sz w:val="22"/>
            <w:szCs w:val="22"/>
            <w:highlight w:val="white"/>
          </w:rPr>
          <w:t>The authors declare no competing interests.</w:t>
        </w:r>
      </w:ins>
    </w:p>
    <w:p w14:paraId="5BA10A44" w14:textId="77777777" w:rsidR="00B303AB" w:rsidRPr="00060B23" w:rsidRDefault="00B303AB" w:rsidP="007C532B">
      <w:pPr>
        <w:widowControl/>
        <w:spacing w:before="240" w:after="240" w:line="276" w:lineRule="auto"/>
        <w:jc w:val="left"/>
        <w:rPr>
          <w:rFonts w:ascii="Times New Roman" w:hAnsi="Times New Roman"/>
          <w:b/>
          <w:kern w:val="0"/>
          <w:szCs w:val="24"/>
          <w:highlight w:val="white"/>
        </w:rPr>
      </w:pPr>
    </w:p>
    <w:p w14:paraId="24B06D4A"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613FFDF9"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4E964E1C"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594EB457"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5541FFE8"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79AC3F7F"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6AC43951"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63A7B7CF"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1C1AA72C"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25B17C15"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74612FC1"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62B8BF9E"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4F307868"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29EF9811"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6D401DBD" w14:textId="77777777" w:rsidR="003235CE" w:rsidRDefault="003235CE" w:rsidP="007C532B">
      <w:pPr>
        <w:widowControl/>
        <w:spacing w:before="240" w:after="240" w:line="276" w:lineRule="auto"/>
        <w:jc w:val="left"/>
        <w:rPr>
          <w:rFonts w:ascii="Times New Roman" w:hAnsi="Times New Roman"/>
          <w:b/>
          <w:kern w:val="0"/>
          <w:szCs w:val="24"/>
          <w:highlight w:val="white"/>
          <w:lang w:val="en-GB"/>
        </w:rPr>
      </w:pPr>
    </w:p>
    <w:p w14:paraId="5B645BB9" w14:textId="77777777" w:rsidR="003235CE" w:rsidRPr="00B303AB" w:rsidRDefault="003235CE" w:rsidP="007C532B">
      <w:pPr>
        <w:widowControl/>
        <w:spacing w:before="240" w:after="240" w:line="276" w:lineRule="auto"/>
        <w:jc w:val="left"/>
        <w:rPr>
          <w:rFonts w:ascii="Times New Roman" w:hAnsi="Times New Roman" w:hint="eastAsia"/>
          <w:b/>
          <w:kern w:val="0"/>
          <w:szCs w:val="24"/>
          <w:highlight w:val="white"/>
          <w:lang w:val="en-GB"/>
        </w:rPr>
      </w:pPr>
    </w:p>
    <w:p w14:paraId="009A893B" w14:textId="4899A634"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lastRenderedPageBreak/>
        <w:t>Reference</w:t>
      </w:r>
    </w:p>
    <w:p w14:paraId="4995D29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Adetula, A., Forscher, P. S., Basnight-Brown, D., </w:t>
      </w:r>
      <w:proofErr w:type="spellStart"/>
      <w:r w:rsidRPr="00C3260F">
        <w:rPr>
          <w:rFonts w:ascii="Times New Roman" w:eastAsia="Times New Roman" w:hAnsi="Times New Roman"/>
          <w:kern w:val="0"/>
          <w:sz w:val="22"/>
          <w:szCs w:val="22"/>
          <w:shd w:val="clear" w:color="auto" w:fill="FCFCFC"/>
        </w:rPr>
        <w:t>Azouaghe</w:t>
      </w:r>
      <w:proofErr w:type="spellEnd"/>
      <w:r w:rsidRPr="00C3260F">
        <w:rPr>
          <w:rFonts w:ascii="Times New Roman" w:eastAsia="Times New Roman" w:hAnsi="Times New Roman"/>
          <w:kern w:val="0"/>
          <w:sz w:val="22"/>
          <w:szCs w:val="22"/>
          <w:shd w:val="clear" w:color="auto" w:fill="FCFCFC"/>
        </w:rPr>
        <w:t xml:space="preserve">, S.,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(2022). Psychology should generalize from—not just to—Africa. Nature Reviews Psychology, 1(7), 370-371. https://doi.org/10.1038/s44159-022-00070-y</w:t>
      </w:r>
    </w:p>
    <w:p w14:paraId="13BC51D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Arnett, J. J. (2008). The neglected 95%: Why American psychology needs to become less American. </w:t>
      </w:r>
      <w:r w:rsidRPr="00C3260F">
        <w:rPr>
          <w:rFonts w:ascii="Times New Roman" w:eastAsia="Times New Roman" w:hAnsi="Times New Roman"/>
          <w:i/>
          <w:kern w:val="0"/>
          <w:sz w:val="22"/>
          <w:szCs w:val="22"/>
          <w:shd w:val="clear" w:color="auto" w:fill="FCFCFC"/>
        </w:rPr>
        <w:t>American Psychologist, 63</w:t>
      </w:r>
      <w:r w:rsidRPr="00C3260F">
        <w:rPr>
          <w:rFonts w:ascii="Times New Roman" w:eastAsia="Times New Roman" w:hAnsi="Times New Roman"/>
          <w:kern w:val="0"/>
          <w:sz w:val="22"/>
          <w:szCs w:val="22"/>
          <w:shd w:val="clear" w:color="auto" w:fill="FCFCFC"/>
        </w:rPr>
        <w:t>(7), 602–614. https://doi.org/10.1037/0003- 066X.63.7.602</w:t>
      </w:r>
    </w:p>
    <w:p w14:paraId="11684C4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Bauer, P. J. (2022). Psychological science stepping up a level. </w:t>
      </w:r>
      <w:r w:rsidRPr="00C3260F">
        <w:rPr>
          <w:rFonts w:ascii="Times New Roman" w:eastAsia="Times New Roman" w:hAnsi="Times New Roman"/>
          <w:i/>
          <w:kern w:val="0"/>
          <w:sz w:val="22"/>
          <w:szCs w:val="22"/>
          <w:shd w:val="clear" w:color="auto" w:fill="FCFCFC"/>
        </w:rPr>
        <w:t>Psychological science, 33</w:t>
      </w:r>
      <w:r w:rsidRPr="00C3260F">
        <w:rPr>
          <w:rFonts w:ascii="Times New Roman" w:eastAsia="Times New Roman" w:hAnsi="Times New Roman"/>
          <w:kern w:val="0"/>
          <w:sz w:val="22"/>
          <w:szCs w:val="22"/>
          <w:shd w:val="clear" w:color="auto" w:fill="FCFCFC"/>
        </w:rPr>
        <w:t>(2), 179-183. https://doi.org/10.1177/09567976221078527</w:t>
      </w:r>
    </w:p>
    <w:p w14:paraId="6941DC3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Baumgartner, H. A., Alessandroni, N., Byers-Heinlein, K., Frank, M. C., Hamlin, J. K., Soderstrom, M., Voelkel, J. G., Willer, R., Yuen, F., &amp; Coles, N. A. (2023). How to build up big team science: a practical guide for large-scale collaborations. </w:t>
      </w:r>
      <w:r w:rsidRPr="00C3260F">
        <w:rPr>
          <w:rFonts w:ascii="Times New Roman" w:eastAsia="Times New Roman" w:hAnsi="Times New Roman"/>
          <w:i/>
          <w:kern w:val="0"/>
          <w:sz w:val="22"/>
          <w:szCs w:val="22"/>
          <w:shd w:val="clear" w:color="auto" w:fill="FCFCFC"/>
        </w:rPr>
        <w:t>Royal Society Open Science, 10</w:t>
      </w:r>
      <w:r w:rsidRPr="00C3260F">
        <w:rPr>
          <w:rFonts w:ascii="Times New Roman" w:eastAsia="Times New Roman" w:hAnsi="Times New Roman"/>
          <w:kern w:val="0"/>
          <w:sz w:val="22"/>
          <w:szCs w:val="22"/>
          <w:shd w:val="clear" w:color="auto" w:fill="FCFCFC"/>
        </w:rPr>
        <w:t>(6). https://doi.org/10.1098/rsos.230235</w:t>
      </w:r>
    </w:p>
    <w:p w14:paraId="1EAAD15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Botvinik</w:t>
      </w:r>
      <w:proofErr w:type="spellEnd"/>
      <w:r w:rsidRPr="00C3260F">
        <w:rPr>
          <w:rFonts w:ascii="Times New Roman" w:eastAsia="Times New Roman" w:hAnsi="Times New Roman"/>
          <w:kern w:val="0"/>
          <w:sz w:val="22"/>
          <w:szCs w:val="22"/>
          <w:shd w:val="clear" w:color="auto" w:fill="FCFCFC"/>
        </w:rPr>
        <w:t xml:space="preserve">-Nezer, R., Holzmeister, F., Camerer, C. F., </w:t>
      </w:r>
      <w:proofErr w:type="spellStart"/>
      <w:r w:rsidRPr="00C3260F">
        <w:rPr>
          <w:rFonts w:ascii="Times New Roman" w:eastAsia="Times New Roman" w:hAnsi="Times New Roman"/>
          <w:kern w:val="0"/>
          <w:sz w:val="22"/>
          <w:szCs w:val="22"/>
          <w:shd w:val="clear" w:color="auto" w:fill="FCFCFC"/>
        </w:rPr>
        <w:t>Dreber</w:t>
      </w:r>
      <w:proofErr w:type="spellEnd"/>
      <w:r w:rsidRPr="00C3260F">
        <w:rPr>
          <w:rFonts w:ascii="Times New Roman" w:eastAsia="Times New Roman" w:hAnsi="Times New Roman"/>
          <w:kern w:val="0"/>
          <w:sz w:val="22"/>
          <w:szCs w:val="22"/>
          <w:shd w:val="clear" w:color="auto" w:fill="FCFCFC"/>
        </w:rPr>
        <w:t xml:space="preserve">, A., Huber, J., Johannesson, M., </w:t>
      </w:r>
      <w:proofErr w:type="spellStart"/>
      <w:r w:rsidRPr="00C3260F">
        <w:rPr>
          <w:rFonts w:ascii="Times New Roman" w:eastAsia="Times New Roman" w:hAnsi="Times New Roman"/>
          <w:kern w:val="0"/>
          <w:sz w:val="22"/>
          <w:szCs w:val="22"/>
          <w:shd w:val="clear" w:color="auto" w:fill="FCFCFC"/>
        </w:rPr>
        <w:t>Kirchler</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Iwanir</w:t>
      </w:r>
      <w:proofErr w:type="spellEnd"/>
      <w:r w:rsidRPr="00C3260F">
        <w:rPr>
          <w:rFonts w:ascii="Times New Roman" w:eastAsia="Times New Roman" w:hAnsi="Times New Roman"/>
          <w:kern w:val="0"/>
          <w:sz w:val="22"/>
          <w:szCs w:val="22"/>
          <w:shd w:val="clear" w:color="auto" w:fill="FCFCFC"/>
        </w:rPr>
        <w:t xml:space="preserve">, R., Mumford, J. A., Adcock, R. A., </w:t>
      </w:r>
      <w:proofErr w:type="spellStart"/>
      <w:r w:rsidRPr="00C3260F">
        <w:rPr>
          <w:rFonts w:ascii="Times New Roman" w:eastAsia="Times New Roman" w:hAnsi="Times New Roman"/>
          <w:kern w:val="0"/>
          <w:sz w:val="22"/>
          <w:szCs w:val="22"/>
          <w:shd w:val="clear" w:color="auto" w:fill="FCFCFC"/>
        </w:rPr>
        <w:t>Avesani</w:t>
      </w:r>
      <w:proofErr w:type="spellEnd"/>
      <w:r w:rsidRPr="00C3260F">
        <w:rPr>
          <w:rFonts w:ascii="Times New Roman" w:eastAsia="Times New Roman" w:hAnsi="Times New Roman"/>
          <w:kern w:val="0"/>
          <w:sz w:val="22"/>
          <w:szCs w:val="22"/>
          <w:shd w:val="clear" w:color="auto" w:fill="FCFCFC"/>
        </w:rPr>
        <w:t xml:space="preserve">, P., Baczkowski, B. M., Bajracharya, A., Bakst, L., Ball, S., </w:t>
      </w:r>
      <w:proofErr w:type="spellStart"/>
      <w:r w:rsidRPr="00C3260F">
        <w:rPr>
          <w:rFonts w:ascii="Times New Roman" w:eastAsia="Times New Roman" w:hAnsi="Times New Roman"/>
          <w:kern w:val="0"/>
          <w:sz w:val="22"/>
          <w:szCs w:val="22"/>
          <w:shd w:val="clear" w:color="auto" w:fill="FCFCFC"/>
        </w:rPr>
        <w:t>Barilari</w:t>
      </w:r>
      <w:proofErr w:type="spellEnd"/>
      <w:r w:rsidRPr="00C3260F">
        <w:rPr>
          <w:rFonts w:ascii="Times New Roman" w:eastAsia="Times New Roman" w:hAnsi="Times New Roman"/>
          <w:kern w:val="0"/>
          <w:sz w:val="22"/>
          <w:szCs w:val="22"/>
          <w:shd w:val="clear" w:color="auto" w:fill="FCFCFC"/>
        </w:rPr>
        <w:t xml:space="preserve">, M., Bault, N., Beaton, D., </w:t>
      </w:r>
      <w:proofErr w:type="spellStart"/>
      <w:r w:rsidRPr="00C3260F">
        <w:rPr>
          <w:rFonts w:ascii="Times New Roman" w:eastAsia="Times New Roman" w:hAnsi="Times New Roman"/>
          <w:kern w:val="0"/>
          <w:sz w:val="22"/>
          <w:szCs w:val="22"/>
          <w:shd w:val="clear" w:color="auto" w:fill="FCFCFC"/>
        </w:rPr>
        <w:t>Beitner</w:t>
      </w:r>
      <w:proofErr w:type="spellEnd"/>
      <w:r w:rsidRPr="00C3260F">
        <w:rPr>
          <w:rFonts w:ascii="Times New Roman" w:eastAsia="Times New Roman" w:hAnsi="Times New Roman"/>
          <w:kern w:val="0"/>
          <w:sz w:val="22"/>
          <w:szCs w:val="22"/>
          <w:shd w:val="clear" w:color="auto" w:fill="FCFCFC"/>
        </w:rPr>
        <w:t xml:space="preserve">, J., . . . Kong, X. (2020). Variability in the analysis of a single neuroimaging dataset by many teams. </w:t>
      </w:r>
      <w:r w:rsidRPr="00C3260F">
        <w:rPr>
          <w:rFonts w:ascii="Times New Roman" w:eastAsia="Times New Roman" w:hAnsi="Times New Roman"/>
          <w:i/>
          <w:kern w:val="0"/>
          <w:sz w:val="22"/>
          <w:szCs w:val="22"/>
          <w:shd w:val="clear" w:color="auto" w:fill="FCFCFC"/>
        </w:rPr>
        <w:t>Nature, 582</w:t>
      </w:r>
      <w:r w:rsidRPr="00C3260F">
        <w:rPr>
          <w:rFonts w:ascii="Times New Roman" w:eastAsia="Times New Roman" w:hAnsi="Times New Roman"/>
          <w:kern w:val="0"/>
          <w:sz w:val="22"/>
          <w:szCs w:val="22"/>
          <w:shd w:val="clear" w:color="auto" w:fill="FCFCFC"/>
        </w:rPr>
        <w:t>(7810), 84–88. https://doi.org/10.1038/s41586-020-2314-9</w:t>
      </w:r>
    </w:p>
    <w:p w14:paraId="1A2E1E3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Brower, J. E., </w:t>
      </w:r>
      <w:proofErr w:type="spellStart"/>
      <w:r w:rsidRPr="00C3260F">
        <w:rPr>
          <w:rFonts w:ascii="Times New Roman" w:eastAsia="Times New Roman" w:hAnsi="Times New Roman"/>
          <w:kern w:val="0"/>
          <w:sz w:val="22"/>
          <w:szCs w:val="22"/>
          <w:shd w:val="clear" w:color="auto" w:fill="FCFCFC"/>
        </w:rPr>
        <w:t>Zar</w:t>
      </w:r>
      <w:proofErr w:type="spellEnd"/>
      <w:r w:rsidRPr="00C3260F">
        <w:rPr>
          <w:rFonts w:ascii="Times New Roman" w:eastAsia="Times New Roman" w:hAnsi="Times New Roman"/>
          <w:kern w:val="0"/>
          <w:sz w:val="22"/>
          <w:szCs w:val="22"/>
          <w:shd w:val="clear" w:color="auto" w:fill="FCFCFC"/>
        </w:rPr>
        <w:t>, J. H., &amp; Ende, C. v. (1998). Field and laboratory methods for general ecology (4th ed.). WCB McGraw-Hill.</w:t>
      </w:r>
      <w:hyperlink r:id="rId24">
        <w:r w:rsidRPr="00C3260F">
          <w:rPr>
            <w:rStyle w:val="af2"/>
            <w:rFonts w:ascii="Times New Roman" w:eastAsia="Times New Roman" w:hAnsi="Times New Roman"/>
            <w:kern w:val="0"/>
            <w:sz w:val="22"/>
            <w:szCs w:val="22"/>
            <w:shd w:val="clear" w:color="auto" w:fill="FCFCFC"/>
          </w:rPr>
          <w:t xml:space="preserve"> </w:t>
        </w:r>
      </w:hyperlink>
      <w:hyperlink r:id="rId25">
        <w:r w:rsidRPr="00C3260F">
          <w:rPr>
            <w:rStyle w:val="af2"/>
            <w:rFonts w:ascii="Times New Roman" w:eastAsia="Times New Roman" w:hAnsi="Times New Roman"/>
            <w:kern w:val="0"/>
            <w:sz w:val="22"/>
            <w:szCs w:val="22"/>
            <w:shd w:val="clear" w:color="auto" w:fill="FCFCFC"/>
          </w:rPr>
          <w:t>http://www.loc.gov/catdir/description/mh023/97015263.html</w:t>
        </w:r>
      </w:hyperlink>
    </w:p>
    <w:p w14:paraId="764A30D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Byers-Heinlein, K., Bergmann, C., Davies, C., Frank, M. C., Hamlin, J. K., Kline, M., Kominsky, J. F., Kosie, J. E., Lew-Williams, C., Liu, L., </w:t>
      </w:r>
      <w:proofErr w:type="spellStart"/>
      <w:r w:rsidRPr="00C3260F">
        <w:rPr>
          <w:rFonts w:ascii="Times New Roman" w:eastAsia="Times New Roman" w:hAnsi="Times New Roman"/>
          <w:kern w:val="0"/>
          <w:sz w:val="22"/>
          <w:szCs w:val="22"/>
          <w:shd w:val="clear" w:color="auto" w:fill="FCFCFC"/>
        </w:rPr>
        <w:t>Mastroberardino</w:t>
      </w:r>
      <w:proofErr w:type="spellEnd"/>
      <w:r w:rsidRPr="00C3260F">
        <w:rPr>
          <w:rFonts w:ascii="Times New Roman" w:eastAsia="Times New Roman" w:hAnsi="Times New Roman"/>
          <w:kern w:val="0"/>
          <w:sz w:val="22"/>
          <w:szCs w:val="22"/>
          <w:shd w:val="clear" w:color="auto" w:fill="FCFCFC"/>
        </w:rPr>
        <w:t xml:space="preserve">, M., Singh, L., Waddell, C. P. G., Zettersten, M., &amp; Soderstrom, </w:t>
      </w:r>
      <w:proofErr w:type="gramStart"/>
      <w:r w:rsidRPr="00C3260F">
        <w:rPr>
          <w:rFonts w:ascii="Times New Roman" w:eastAsia="Times New Roman" w:hAnsi="Times New Roman"/>
          <w:kern w:val="0"/>
          <w:sz w:val="22"/>
          <w:szCs w:val="22"/>
          <w:shd w:val="clear" w:color="auto" w:fill="FCFCFC"/>
        </w:rPr>
        <w:t>M.(</w:t>
      </w:r>
      <w:proofErr w:type="gramEnd"/>
      <w:r w:rsidRPr="00C3260F">
        <w:rPr>
          <w:rFonts w:ascii="Times New Roman" w:eastAsia="Times New Roman" w:hAnsi="Times New Roman"/>
          <w:kern w:val="0"/>
          <w:sz w:val="22"/>
          <w:szCs w:val="22"/>
          <w:shd w:val="clear" w:color="auto" w:fill="FCFCFC"/>
        </w:rPr>
        <w:t xml:space="preserve">2020). Building a collaborative psychological science: Lessons learned from </w:t>
      </w:r>
      <w:proofErr w:type="spellStart"/>
      <w:r w:rsidRPr="00C3260F">
        <w:rPr>
          <w:rFonts w:ascii="Times New Roman" w:eastAsia="Times New Roman" w:hAnsi="Times New Roman"/>
          <w:kern w:val="0"/>
          <w:sz w:val="22"/>
          <w:szCs w:val="22"/>
          <w:shd w:val="clear" w:color="auto" w:fill="FCFCFC"/>
        </w:rPr>
        <w:t>ManyBabies</w:t>
      </w:r>
      <w:proofErr w:type="spellEnd"/>
      <w:r w:rsidRPr="00C3260F">
        <w:rPr>
          <w:rFonts w:ascii="Times New Roman" w:eastAsia="Times New Roman" w:hAnsi="Times New Roman"/>
          <w:kern w:val="0"/>
          <w:sz w:val="22"/>
          <w:szCs w:val="22"/>
          <w:shd w:val="clear" w:color="auto" w:fill="FCFCFC"/>
        </w:rPr>
        <w:t xml:space="preserve"> 1. </w:t>
      </w:r>
      <w:r w:rsidRPr="00C3260F">
        <w:rPr>
          <w:rFonts w:ascii="Times New Roman" w:eastAsia="Times New Roman" w:hAnsi="Times New Roman"/>
          <w:i/>
          <w:kern w:val="0"/>
          <w:sz w:val="22"/>
          <w:szCs w:val="22"/>
          <w:shd w:val="clear" w:color="auto" w:fill="FCFCFC"/>
        </w:rPr>
        <w:t>Canadian Psychology/</w:t>
      </w:r>
      <w:proofErr w:type="spellStart"/>
      <w:r w:rsidRPr="00C3260F">
        <w:rPr>
          <w:rFonts w:ascii="Times New Roman" w:eastAsia="Times New Roman" w:hAnsi="Times New Roman"/>
          <w:i/>
          <w:kern w:val="0"/>
          <w:sz w:val="22"/>
          <w:szCs w:val="22"/>
          <w:shd w:val="clear" w:color="auto" w:fill="FCFCFC"/>
        </w:rPr>
        <w:t>Psychologie</w:t>
      </w:r>
      <w:proofErr w:type="spellEnd"/>
      <w:r w:rsidRPr="00C3260F">
        <w:rPr>
          <w:rFonts w:ascii="Times New Roman" w:eastAsia="Times New Roman" w:hAnsi="Times New Roman"/>
          <w:i/>
          <w:kern w:val="0"/>
          <w:sz w:val="22"/>
          <w:szCs w:val="22"/>
          <w:shd w:val="clear" w:color="auto" w:fill="FCFCFC"/>
        </w:rPr>
        <w:t xml:space="preserve"> Canadienne, 61</w:t>
      </w:r>
      <w:r w:rsidRPr="00C3260F">
        <w:rPr>
          <w:rFonts w:ascii="Times New Roman" w:eastAsia="Times New Roman" w:hAnsi="Times New Roman"/>
          <w:kern w:val="0"/>
          <w:sz w:val="22"/>
          <w:szCs w:val="22"/>
          <w:shd w:val="clear" w:color="auto" w:fill="FCFCFC"/>
        </w:rPr>
        <w:t>(4), 349.</w:t>
      </w:r>
      <w:hyperlink r:id="rId26">
        <w:r w:rsidRPr="00C3260F">
          <w:rPr>
            <w:rStyle w:val="af2"/>
            <w:rFonts w:ascii="Times New Roman" w:eastAsia="Times New Roman" w:hAnsi="Times New Roman"/>
            <w:kern w:val="0"/>
            <w:sz w:val="22"/>
            <w:szCs w:val="22"/>
            <w:shd w:val="clear" w:color="auto" w:fill="FCFCFC"/>
          </w:rPr>
          <w:t xml:space="preserve"> </w:t>
        </w:r>
      </w:hyperlink>
      <w:hyperlink r:id="rId27">
        <w:r w:rsidRPr="00C3260F">
          <w:rPr>
            <w:rStyle w:val="af2"/>
            <w:rFonts w:ascii="Times New Roman" w:eastAsia="Times New Roman" w:hAnsi="Times New Roman"/>
            <w:kern w:val="0"/>
            <w:sz w:val="22"/>
            <w:szCs w:val="22"/>
            <w:shd w:val="clear" w:color="auto" w:fill="FCFCFC"/>
          </w:rPr>
          <w:t>https://doi.org/10.1037/cap0000216</w:t>
        </w:r>
      </w:hyperlink>
    </w:p>
    <w:p w14:paraId="1740BAE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Chen, Z., Hu, B., Liu, X., Becker, B., Eickhoff, S. B., Miao, K., Gu, X., Tang, Y., Dai, X., Bhattarai, R., Leonov, A., Xiao, Z., Feng, Z., Chen, J., &amp; Hu, C.-P. (2023). Sampling inequalities affect generalization of neuroimaging-based diagnostic classifiers in psychiatry. </w:t>
      </w:r>
      <w:r w:rsidRPr="00C3260F">
        <w:rPr>
          <w:rFonts w:ascii="Times New Roman" w:eastAsia="Times New Roman" w:hAnsi="Times New Roman"/>
          <w:i/>
          <w:kern w:val="0"/>
          <w:sz w:val="22"/>
          <w:szCs w:val="22"/>
          <w:shd w:val="clear" w:color="auto" w:fill="FCFCFC"/>
        </w:rPr>
        <w:t>BMC Medicine, 21</w:t>
      </w:r>
      <w:r w:rsidRPr="00C3260F">
        <w:rPr>
          <w:rFonts w:ascii="Times New Roman" w:eastAsia="Times New Roman" w:hAnsi="Times New Roman"/>
          <w:kern w:val="0"/>
          <w:sz w:val="22"/>
          <w:szCs w:val="22"/>
          <w:shd w:val="clear" w:color="auto" w:fill="FCFCFC"/>
        </w:rPr>
        <w:t>(1). https://doi.org/10.1186/s12916-023-02941-4</w:t>
      </w:r>
    </w:p>
    <w:p w14:paraId="294E906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Chen, S., Buchanan, E. M., </w:t>
      </w:r>
      <w:proofErr w:type="spellStart"/>
      <w:r w:rsidRPr="00C3260F">
        <w:rPr>
          <w:rFonts w:ascii="Times New Roman" w:eastAsia="Times New Roman" w:hAnsi="Times New Roman"/>
          <w:kern w:val="0"/>
          <w:sz w:val="22"/>
          <w:szCs w:val="22"/>
          <w:shd w:val="clear" w:color="auto" w:fill="FCFCFC"/>
        </w:rPr>
        <w:t>Kekecs</w:t>
      </w:r>
      <w:proofErr w:type="spellEnd"/>
      <w:r w:rsidRPr="00C3260F">
        <w:rPr>
          <w:rFonts w:ascii="Times New Roman" w:eastAsia="Times New Roman" w:hAnsi="Times New Roman"/>
          <w:kern w:val="0"/>
          <w:sz w:val="22"/>
          <w:szCs w:val="22"/>
          <w:shd w:val="clear" w:color="auto" w:fill="FCFCFC"/>
        </w:rPr>
        <w:t xml:space="preserve">, Z., Miller, J. K., </w:t>
      </w:r>
      <w:proofErr w:type="spellStart"/>
      <w:r w:rsidRPr="00C3260F">
        <w:rPr>
          <w:rFonts w:ascii="Times New Roman" w:eastAsia="Times New Roman" w:hAnsi="Times New Roman"/>
          <w:kern w:val="0"/>
          <w:sz w:val="22"/>
          <w:szCs w:val="22"/>
          <w:shd w:val="clear" w:color="auto" w:fill="FCFCFC"/>
        </w:rPr>
        <w:t>Szabelska</w:t>
      </w:r>
      <w:proofErr w:type="spellEnd"/>
      <w:r w:rsidRPr="00C3260F">
        <w:rPr>
          <w:rFonts w:ascii="Times New Roman" w:eastAsia="Times New Roman" w:hAnsi="Times New Roman"/>
          <w:kern w:val="0"/>
          <w:sz w:val="22"/>
          <w:szCs w:val="22"/>
          <w:shd w:val="clear" w:color="auto" w:fill="FCFCFC"/>
        </w:rPr>
        <w:t xml:space="preserve">, A., Aczel, B., Bernabeu, P., Forscher, P., </w:t>
      </w:r>
      <w:proofErr w:type="spellStart"/>
      <w:r w:rsidRPr="00C3260F">
        <w:rPr>
          <w:rFonts w:ascii="Times New Roman" w:eastAsia="Times New Roman" w:hAnsi="Times New Roman"/>
          <w:kern w:val="0"/>
          <w:sz w:val="22"/>
          <w:szCs w:val="22"/>
          <w:shd w:val="clear" w:color="auto" w:fill="FCFCFC"/>
        </w:rPr>
        <w:t>Szuts</w:t>
      </w:r>
      <w:proofErr w:type="spellEnd"/>
      <w:r w:rsidRPr="00C3260F">
        <w:rPr>
          <w:rFonts w:ascii="Times New Roman" w:eastAsia="Times New Roman" w:hAnsi="Times New Roman"/>
          <w:kern w:val="0"/>
          <w:sz w:val="22"/>
          <w:szCs w:val="22"/>
          <w:shd w:val="clear" w:color="auto" w:fill="FCFCFC"/>
        </w:rPr>
        <w:t>, A., Vally, Z., Al-</w:t>
      </w:r>
      <w:proofErr w:type="spellStart"/>
      <w:r w:rsidRPr="00C3260F">
        <w:rPr>
          <w:rFonts w:ascii="Times New Roman" w:eastAsia="Times New Roman" w:hAnsi="Times New Roman"/>
          <w:kern w:val="0"/>
          <w:sz w:val="22"/>
          <w:szCs w:val="22"/>
          <w:shd w:val="clear" w:color="auto" w:fill="FCFCFC"/>
        </w:rPr>
        <w:t>Hoorie</w:t>
      </w:r>
      <w:proofErr w:type="spellEnd"/>
      <w:r w:rsidRPr="00C3260F">
        <w:rPr>
          <w:rFonts w:ascii="Times New Roman" w:eastAsia="Times New Roman" w:hAnsi="Times New Roman"/>
          <w:kern w:val="0"/>
          <w:sz w:val="22"/>
          <w:szCs w:val="22"/>
          <w:shd w:val="clear" w:color="auto" w:fill="FCFCFC"/>
        </w:rPr>
        <w:t xml:space="preserve">, A. H., Helmy, M., da Silva, C. S. A., da Silva, L. O., de Moraes, Y. L., Hsu, R. M. C. S., Mafra, A. L., Dixson, B., Peters, K., … </w:t>
      </w:r>
      <w:proofErr w:type="spellStart"/>
      <w:r w:rsidRPr="00C3260F">
        <w:rPr>
          <w:rFonts w:ascii="Times New Roman" w:eastAsia="Times New Roman" w:hAnsi="Times New Roman"/>
          <w:kern w:val="0"/>
          <w:sz w:val="22"/>
          <w:szCs w:val="22"/>
          <w:shd w:val="clear" w:color="auto" w:fill="FCFCFC"/>
        </w:rPr>
        <w:t>Zickfeld</w:t>
      </w:r>
      <w:proofErr w:type="spellEnd"/>
      <w:r w:rsidRPr="00C3260F">
        <w:rPr>
          <w:rFonts w:ascii="Times New Roman" w:eastAsia="Times New Roman" w:hAnsi="Times New Roman"/>
          <w:kern w:val="0"/>
          <w:sz w:val="22"/>
          <w:szCs w:val="22"/>
          <w:shd w:val="clear" w:color="auto" w:fill="FCFCFC"/>
        </w:rPr>
        <w:t xml:space="preserve">, J. (2023). Investigating object orientation effects across 18 languages. </w:t>
      </w:r>
      <w:proofErr w:type="spellStart"/>
      <w:r w:rsidRPr="00C3260F">
        <w:rPr>
          <w:rFonts w:ascii="Times New Roman" w:eastAsia="Times New Roman" w:hAnsi="Times New Roman"/>
          <w:i/>
          <w:kern w:val="0"/>
          <w:sz w:val="22"/>
          <w:szCs w:val="22"/>
          <w:shd w:val="clear" w:color="auto" w:fill="FCFCFC"/>
        </w:rPr>
        <w:t>PsyArXiv</w:t>
      </w:r>
      <w:proofErr w:type="spellEnd"/>
      <w:r w:rsidRPr="00C3260F">
        <w:rPr>
          <w:rFonts w:ascii="Times New Roman" w:eastAsia="Times New Roman" w:hAnsi="Times New Roman"/>
          <w:kern w:val="0"/>
          <w:sz w:val="22"/>
          <w:szCs w:val="22"/>
          <w:shd w:val="clear" w:color="auto" w:fill="FCFCFC"/>
        </w:rPr>
        <w:t>. https://doi.org/10.31219/osf.io/2qf6w</w:t>
      </w:r>
    </w:p>
    <w:p w14:paraId="46057AA8" w14:textId="76B4408C"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Coles, N. A., Hamlin, J. K., Sullivan, L. L., Parker, T. H., &amp; Altschul, D. (2022). Build up </w:t>
      </w:r>
      <w:r w:rsidR="005C7D3B">
        <w:rPr>
          <w:rFonts w:ascii="Times New Roman" w:eastAsia="Times New Roman" w:hAnsi="Times New Roman"/>
          <w:kern w:val="0"/>
          <w:sz w:val="22"/>
          <w:szCs w:val="22"/>
          <w:shd w:val="clear" w:color="auto" w:fill="FCFCFC"/>
        </w:rPr>
        <w:t>big</w:t>
      </w:r>
      <w:r w:rsidR="00520B36">
        <w:rPr>
          <w:rFonts w:ascii="Times New Roman" w:eastAsia="Times New Roman" w:hAnsi="Times New Roman"/>
          <w:kern w:val="0"/>
          <w:sz w:val="22"/>
          <w:szCs w:val="22"/>
          <w:shd w:val="clear" w:color="auto" w:fill="FCFCFC"/>
        </w:rPr>
        <w:t>-</w:t>
      </w:r>
      <w:r w:rsidR="005C7D3B">
        <w:rPr>
          <w:rFonts w:ascii="Times New Roman" w:eastAsia="Times New Roman" w:hAnsi="Times New Roman"/>
          <w:kern w:val="0"/>
          <w:sz w:val="22"/>
          <w:szCs w:val="22"/>
          <w:shd w:val="clear" w:color="auto" w:fill="FCFCFC"/>
        </w:rPr>
        <w:t>team science</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Nature, 601</w:t>
      </w:r>
      <w:r w:rsidRPr="00C3260F">
        <w:rPr>
          <w:rFonts w:ascii="Times New Roman" w:eastAsia="Times New Roman" w:hAnsi="Times New Roman"/>
          <w:kern w:val="0"/>
          <w:sz w:val="22"/>
          <w:szCs w:val="22"/>
          <w:shd w:val="clear" w:color="auto" w:fill="FCFCFC"/>
        </w:rPr>
        <w:t>(7894), 505–507. https://doi.org/10.1038/d41586-022-00150-2</w:t>
      </w:r>
    </w:p>
    <w:p w14:paraId="5B3F595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Coles, N. A., DeBruine, L. M., Azevedo, F., Baumgartner, H. A., &amp; Frank, M. C. (2023). ‘Big team’ science challenges us to reconsider authorship.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7</w:t>
      </w:r>
      <w:r w:rsidRPr="00C3260F">
        <w:rPr>
          <w:rFonts w:ascii="Times New Roman" w:eastAsia="Times New Roman" w:hAnsi="Times New Roman"/>
          <w:kern w:val="0"/>
          <w:sz w:val="22"/>
          <w:szCs w:val="22"/>
          <w:shd w:val="clear" w:color="auto" w:fill="FCFCFC"/>
        </w:rPr>
        <w:t>(5), 665-667. https://doi.org/10.1038/s41562-023-01572-2</w:t>
      </w:r>
    </w:p>
    <w:p w14:paraId="285273E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Dienes, Z. (2016). How Bayes factors change scientific practice.</w:t>
      </w:r>
      <w:r w:rsidRPr="00C3260F">
        <w:rPr>
          <w:rFonts w:ascii="Times New Roman" w:eastAsia="Times New Roman" w:hAnsi="Times New Roman"/>
          <w:i/>
          <w:kern w:val="0"/>
          <w:sz w:val="22"/>
          <w:szCs w:val="22"/>
          <w:shd w:val="clear" w:color="auto" w:fill="FCFCFC"/>
        </w:rPr>
        <w:t xml:space="preserve"> Journal of Mathematical Psychology, 7</w:t>
      </w:r>
      <w:r w:rsidRPr="00C3260F">
        <w:rPr>
          <w:rFonts w:ascii="Times New Roman" w:eastAsia="Times New Roman" w:hAnsi="Times New Roman"/>
          <w:kern w:val="0"/>
          <w:sz w:val="22"/>
          <w:szCs w:val="22"/>
          <w:shd w:val="clear" w:color="auto" w:fill="FCFCFC"/>
        </w:rPr>
        <w:t>2, 78–89. https://doi.org/10.1016/j.jmp.2015.10.003</w:t>
      </w:r>
    </w:p>
    <w:p w14:paraId="7E35724E"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Dienes, Z., &amp; </w:t>
      </w:r>
      <w:proofErr w:type="spellStart"/>
      <w:r w:rsidRPr="00C3260F">
        <w:rPr>
          <w:rFonts w:ascii="Times New Roman" w:eastAsia="Times New Roman" w:hAnsi="Times New Roman"/>
          <w:kern w:val="0"/>
          <w:sz w:val="22"/>
          <w:szCs w:val="22"/>
          <w:shd w:val="clear" w:color="auto" w:fill="FCFCFC"/>
        </w:rPr>
        <w:t>Mclatchie</w:t>
      </w:r>
      <w:proofErr w:type="spellEnd"/>
      <w:r w:rsidRPr="00C3260F">
        <w:rPr>
          <w:rFonts w:ascii="Times New Roman" w:eastAsia="Times New Roman" w:hAnsi="Times New Roman"/>
          <w:kern w:val="0"/>
          <w:sz w:val="22"/>
          <w:szCs w:val="22"/>
          <w:shd w:val="clear" w:color="auto" w:fill="FCFCFC"/>
        </w:rPr>
        <w:t xml:space="preserve">, N. (2018). Four reasons to prefer Bayesian analyses over significance testing. </w:t>
      </w:r>
      <w:r w:rsidRPr="00C3260F">
        <w:rPr>
          <w:rFonts w:ascii="Times New Roman" w:eastAsia="Times New Roman" w:hAnsi="Times New Roman"/>
          <w:i/>
          <w:kern w:val="0"/>
          <w:sz w:val="22"/>
          <w:szCs w:val="22"/>
          <w:shd w:val="clear" w:color="auto" w:fill="FCFCFC"/>
        </w:rPr>
        <w:t>Psychonomic Bulletin &amp; Review, 25</w:t>
      </w:r>
      <w:r w:rsidRPr="00C3260F">
        <w:rPr>
          <w:rFonts w:ascii="Times New Roman" w:eastAsia="Times New Roman" w:hAnsi="Times New Roman"/>
          <w:kern w:val="0"/>
          <w:sz w:val="22"/>
          <w:szCs w:val="22"/>
          <w:shd w:val="clear" w:color="auto" w:fill="FCFCFC"/>
        </w:rPr>
        <w:t>(1), 207–218. https://doi.org/10.3758/s13423-017-1266-z</w:t>
      </w:r>
    </w:p>
    <w:p w14:paraId="636F112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Dorison, C., Lerner, J. S., Heller, B., Rothman, A. J., Kawachi, I., Wang, K., Rees, V. W., Gill, B., Gibbs, N., Ebersole, C. R., Vally, Z., Tajchman, Z., Zsido, A. N., Zrimsek, M., Chen, Z., </w:t>
      </w:r>
      <w:proofErr w:type="spellStart"/>
      <w:r w:rsidRPr="00C3260F">
        <w:rPr>
          <w:rFonts w:ascii="Times New Roman" w:eastAsia="Times New Roman" w:hAnsi="Times New Roman"/>
          <w:kern w:val="0"/>
          <w:sz w:val="22"/>
          <w:szCs w:val="22"/>
          <w:shd w:val="clear" w:color="auto" w:fill="FCFCFC"/>
        </w:rPr>
        <w:t>Ziano</w:t>
      </w:r>
      <w:proofErr w:type="spellEnd"/>
      <w:r w:rsidRPr="00C3260F">
        <w:rPr>
          <w:rFonts w:ascii="Times New Roman" w:eastAsia="Times New Roman" w:hAnsi="Times New Roman"/>
          <w:kern w:val="0"/>
          <w:sz w:val="22"/>
          <w:szCs w:val="22"/>
          <w:shd w:val="clear" w:color="auto" w:fill="FCFCFC"/>
        </w:rPr>
        <w:t xml:space="preserve">, I., </w:t>
      </w:r>
      <w:proofErr w:type="spellStart"/>
      <w:r w:rsidRPr="00C3260F">
        <w:rPr>
          <w:rFonts w:ascii="Times New Roman" w:eastAsia="Times New Roman" w:hAnsi="Times New Roman"/>
          <w:kern w:val="0"/>
          <w:sz w:val="22"/>
          <w:szCs w:val="22"/>
          <w:shd w:val="clear" w:color="auto" w:fill="FCFCFC"/>
        </w:rPr>
        <w:t>Gialitaki</w:t>
      </w:r>
      <w:proofErr w:type="spellEnd"/>
      <w:r w:rsidRPr="00C3260F">
        <w:rPr>
          <w:rFonts w:ascii="Times New Roman" w:eastAsia="Times New Roman" w:hAnsi="Times New Roman"/>
          <w:kern w:val="0"/>
          <w:sz w:val="22"/>
          <w:szCs w:val="22"/>
          <w:shd w:val="clear" w:color="auto" w:fill="FCFCFC"/>
        </w:rPr>
        <w:t xml:space="preserve">, Z., </w:t>
      </w:r>
      <w:proofErr w:type="spellStart"/>
      <w:r w:rsidRPr="00C3260F">
        <w:rPr>
          <w:rFonts w:ascii="Times New Roman" w:eastAsia="Times New Roman" w:hAnsi="Times New Roman"/>
          <w:kern w:val="0"/>
          <w:sz w:val="22"/>
          <w:szCs w:val="22"/>
          <w:shd w:val="clear" w:color="auto" w:fill="FCFCFC"/>
        </w:rPr>
        <w:t>Ceary</w:t>
      </w:r>
      <w:proofErr w:type="spellEnd"/>
      <w:r w:rsidRPr="00C3260F">
        <w:rPr>
          <w:rFonts w:ascii="Times New Roman" w:eastAsia="Times New Roman" w:hAnsi="Times New Roman"/>
          <w:kern w:val="0"/>
          <w:sz w:val="22"/>
          <w:szCs w:val="22"/>
          <w:shd w:val="clear" w:color="auto" w:fill="FCFCFC"/>
        </w:rPr>
        <w:t xml:space="preserve">, C. D., Lin, Y., . . . Ren, D. (2022). In COVID-19 Health Messaging, Loss Framing Increases Anxiety with Little-to-No Concomitant Benefits: Experimental Evidence from 84 Countries. </w:t>
      </w:r>
      <w:r w:rsidRPr="00C3260F">
        <w:rPr>
          <w:rFonts w:ascii="Times New Roman" w:eastAsia="Times New Roman" w:hAnsi="Times New Roman"/>
          <w:i/>
          <w:kern w:val="0"/>
          <w:sz w:val="22"/>
          <w:szCs w:val="22"/>
          <w:shd w:val="clear" w:color="auto" w:fill="FCFCFC"/>
        </w:rPr>
        <w:t>Affective Science, 3</w:t>
      </w:r>
      <w:r w:rsidRPr="00C3260F">
        <w:rPr>
          <w:rFonts w:ascii="Times New Roman" w:eastAsia="Times New Roman" w:hAnsi="Times New Roman"/>
          <w:kern w:val="0"/>
          <w:sz w:val="22"/>
          <w:szCs w:val="22"/>
          <w:shd w:val="clear" w:color="auto" w:fill="FCFCFC"/>
        </w:rPr>
        <w:t>(3), 577–602. https://doi.org/10.1007/s42761-022-00128-3</w:t>
      </w:r>
    </w:p>
    <w:p w14:paraId="36F2A21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Ebersole, C. R., Atherton, O. E., Belanger, A. L., </w:t>
      </w:r>
      <w:proofErr w:type="spellStart"/>
      <w:r w:rsidRPr="00C3260F">
        <w:rPr>
          <w:rFonts w:ascii="Times New Roman" w:eastAsia="Times New Roman" w:hAnsi="Times New Roman"/>
          <w:kern w:val="0"/>
          <w:sz w:val="22"/>
          <w:szCs w:val="22"/>
          <w:shd w:val="clear" w:color="auto" w:fill="FCFCFC"/>
        </w:rPr>
        <w:t>Skulborstad</w:t>
      </w:r>
      <w:proofErr w:type="spellEnd"/>
      <w:r w:rsidRPr="00C3260F">
        <w:rPr>
          <w:rFonts w:ascii="Times New Roman" w:eastAsia="Times New Roman" w:hAnsi="Times New Roman"/>
          <w:kern w:val="0"/>
          <w:sz w:val="22"/>
          <w:szCs w:val="22"/>
          <w:shd w:val="clear" w:color="auto" w:fill="FCFCFC"/>
        </w:rPr>
        <w:t xml:space="preserve">, H. M., Allen, J., Banks, J., Baranski, E., Bernstein, M. J., Bonfiglio, D. B. V., Boucher, L., Brown, E. R., Budiman, N. I., Cairo, A. H., Capaldi, C. A., Chartier, C. R., Chung, J. M., Cicero, D. C., Coleman, J. A., Conway, J., . . . Nosek, B. A. (2016). Many Labs 3: Evaluating participant pool quality across the academic semester via replication. </w:t>
      </w:r>
      <w:r w:rsidRPr="00C3260F">
        <w:rPr>
          <w:rFonts w:ascii="Times New Roman" w:eastAsia="Times New Roman" w:hAnsi="Times New Roman"/>
          <w:i/>
          <w:kern w:val="0"/>
          <w:sz w:val="22"/>
          <w:szCs w:val="22"/>
          <w:shd w:val="clear" w:color="auto" w:fill="FCFCFC"/>
        </w:rPr>
        <w:t>Journal of Experimental Social Psychology, 67</w:t>
      </w:r>
      <w:r w:rsidRPr="00C3260F">
        <w:rPr>
          <w:rFonts w:ascii="Times New Roman" w:eastAsia="Times New Roman" w:hAnsi="Times New Roman"/>
          <w:kern w:val="0"/>
          <w:sz w:val="22"/>
          <w:szCs w:val="22"/>
          <w:shd w:val="clear" w:color="auto" w:fill="FCFCFC"/>
        </w:rPr>
        <w:t>, 68–82. https://doi.org/10.1016/j.jesp.2015.10.012</w:t>
      </w:r>
    </w:p>
    <w:p w14:paraId="154250A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Ebersole, C. R., Mathur, M. B., Baranski, E., Bart-Plange, D., Buttrick, N. R., Chartier, C. R., Corker, K. S., Corley, M., Hartshorne, J. K.,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Lazarević, L. B., Rabagliati, H., </w:t>
      </w:r>
      <w:proofErr w:type="spellStart"/>
      <w:r w:rsidRPr="00C3260F">
        <w:rPr>
          <w:rFonts w:ascii="Times New Roman" w:eastAsia="Times New Roman" w:hAnsi="Times New Roman"/>
          <w:kern w:val="0"/>
          <w:sz w:val="22"/>
          <w:szCs w:val="22"/>
          <w:shd w:val="clear" w:color="auto" w:fill="FCFCFC"/>
        </w:rPr>
        <w:t>Ropovik</w:t>
      </w:r>
      <w:proofErr w:type="spellEnd"/>
      <w:r w:rsidRPr="00C3260F">
        <w:rPr>
          <w:rFonts w:ascii="Times New Roman" w:eastAsia="Times New Roman" w:hAnsi="Times New Roman"/>
          <w:kern w:val="0"/>
          <w:sz w:val="22"/>
          <w:szCs w:val="22"/>
          <w:shd w:val="clear" w:color="auto" w:fill="FCFCFC"/>
        </w:rPr>
        <w:t xml:space="preserve">, I., Aczel, B., </w:t>
      </w:r>
      <w:proofErr w:type="spellStart"/>
      <w:r w:rsidRPr="00C3260F">
        <w:rPr>
          <w:rFonts w:ascii="Times New Roman" w:eastAsia="Times New Roman" w:hAnsi="Times New Roman"/>
          <w:kern w:val="0"/>
          <w:sz w:val="22"/>
          <w:szCs w:val="22"/>
          <w:shd w:val="clear" w:color="auto" w:fill="FCFCFC"/>
        </w:rPr>
        <w:t>Aeschbach</w:t>
      </w:r>
      <w:proofErr w:type="spellEnd"/>
      <w:r w:rsidRPr="00C3260F">
        <w:rPr>
          <w:rFonts w:ascii="Times New Roman" w:eastAsia="Times New Roman" w:hAnsi="Times New Roman"/>
          <w:kern w:val="0"/>
          <w:sz w:val="22"/>
          <w:szCs w:val="22"/>
          <w:shd w:val="clear" w:color="auto" w:fill="FCFCFC"/>
        </w:rPr>
        <w:t xml:space="preserve">, L. F., Andrighetto, L., Arnal, J., Arrow, H., </w:t>
      </w:r>
      <w:proofErr w:type="spellStart"/>
      <w:r w:rsidRPr="00C3260F">
        <w:rPr>
          <w:rFonts w:ascii="Times New Roman" w:eastAsia="Times New Roman" w:hAnsi="Times New Roman"/>
          <w:kern w:val="0"/>
          <w:sz w:val="22"/>
          <w:szCs w:val="22"/>
          <w:shd w:val="clear" w:color="auto" w:fill="FCFCFC"/>
        </w:rPr>
        <w:t>Babincak</w:t>
      </w:r>
      <w:proofErr w:type="spellEnd"/>
      <w:r w:rsidRPr="00C3260F">
        <w:rPr>
          <w:rFonts w:ascii="Times New Roman" w:eastAsia="Times New Roman" w:hAnsi="Times New Roman"/>
          <w:kern w:val="0"/>
          <w:sz w:val="22"/>
          <w:szCs w:val="22"/>
          <w:shd w:val="clear" w:color="auto" w:fill="FCFCFC"/>
        </w:rPr>
        <w:t xml:space="preserve">, P., . . . Montealegre, A. (2020). Many labs 5: Testing Pre-Data-Collection Peer review as an intervention to increase replicability. </w:t>
      </w:r>
      <w:r w:rsidRPr="00C3260F">
        <w:rPr>
          <w:rFonts w:ascii="Times New Roman" w:eastAsia="Times New Roman" w:hAnsi="Times New Roman"/>
          <w:i/>
          <w:kern w:val="0"/>
          <w:sz w:val="22"/>
          <w:szCs w:val="22"/>
          <w:shd w:val="clear" w:color="auto" w:fill="FCFCFC"/>
        </w:rPr>
        <w:t>Advances in Methods and Practices in Psychological Science, 3</w:t>
      </w:r>
      <w:r w:rsidRPr="00C3260F">
        <w:rPr>
          <w:rFonts w:ascii="Times New Roman" w:eastAsia="Times New Roman" w:hAnsi="Times New Roman"/>
          <w:kern w:val="0"/>
          <w:sz w:val="22"/>
          <w:szCs w:val="22"/>
          <w:shd w:val="clear" w:color="auto" w:fill="FCFCFC"/>
        </w:rPr>
        <w:t>(3), 309–331. https://doi.org/10.1177/2515245920958687</w:t>
      </w:r>
    </w:p>
    <w:p w14:paraId="2C1C3AB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Education First (2022). EF EPI English Proficiency. Retrieved from</w:t>
      </w:r>
      <w:r w:rsidRPr="00C3260F">
        <w:rPr>
          <w:rFonts w:ascii="Times New Roman" w:eastAsia="Times New Roman" w:hAnsi="Times New Roman"/>
          <w:i/>
          <w:kern w:val="0"/>
          <w:sz w:val="22"/>
          <w:szCs w:val="22"/>
          <w:shd w:val="clear" w:color="auto" w:fill="FCFCFC"/>
        </w:rPr>
        <w:t xml:space="preserve"> https://www.ef.com/wwen/epi/</w:t>
      </w:r>
      <w:r w:rsidRPr="00C3260F">
        <w:rPr>
          <w:rFonts w:ascii="Times New Roman" w:eastAsia="Times New Roman" w:hAnsi="Times New Roman"/>
          <w:kern w:val="0"/>
          <w:sz w:val="22"/>
          <w:szCs w:val="22"/>
          <w:shd w:val="clear" w:color="auto" w:fill="FCFCFC"/>
        </w:rPr>
        <w:t>.</w:t>
      </w:r>
    </w:p>
    <w:p w14:paraId="5205F6A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Espinosa, J., Stevens, J.R., </w:t>
      </w:r>
      <w:proofErr w:type="spellStart"/>
      <w:r w:rsidRPr="00C3260F">
        <w:rPr>
          <w:rFonts w:ascii="Times New Roman" w:eastAsia="Times New Roman" w:hAnsi="Times New Roman"/>
          <w:kern w:val="0"/>
          <w:sz w:val="22"/>
          <w:szCs w:val="22"/>
          <w:shd w:val="clear" w:color="auto" w:fill="FCFCFC"/>
        </w:rPr>
        <w:t>Alberghina</w:t>
      </w:r>
      <w:proofErr w:type="spellEnd"/>
      <w:r w:rsidRPr="00C3260F">
        <w:rPr>
          <w:rFonts w:ascii="Times New Roman" w:eastAsia="Times New Roman" w:hAnsi="Times New Roman"/>
          <w:kern w:val="0"/>
          <w:sz w:val="22"/>
          <w:szCs w:val="22"/>
          <w:shd w:val="clear" w:color="auto" w:fill="FCFCFC"/>
        </w:rPr>
        <w:t xml:space="preserve">, D., </w:t>
      </w:r>
      <w:proofErr w:type="spellStart"/>
      <w:r w:rsidRPr="00C3260F">
        <w:rPr>
          <w:rFonts w:ascii="Times New Roman" w:eastAsia="Times New Roman" w:hAnsi="Times New Roman"/>
          <w:kern w:val="0"/>
          <w:sz w:val="22"/>
          <w:szCs w:val="22"/>
          <w:shd w:val="clear" w:color="auto" w:fill="FCFCFC"/>
        </w:rPr>
        <w:t>Alway</w:t>
      </w:r>
      <w:proofErr w:type="spellEnd"/>
      <w:r w:rsidRPr="00C3260F">
        <w:rPr>
          <w:rFonts w:ascii="Times New Roman" w:eastAsia="Times New Roman" w:hAnsi="Times New Roman"/>
          <w:kern w:val="0"/>
          <w:sz w:val="22"/>
          <w:szCs w:val="22"/>
          <w:shd w:val="clear" w:color="auto" w:fill="FCFCFC"/>
        </w:rPr>
        <w:t xml:space="preserve">, H.E.E., Barela, J.D., </w:t>
      </w:r>
      <w:proofErr w:type="spellStart"/>
      <w:r w:rsidRPr="00C3260F">
        <w:rPr>
          <w:rFonts w:ascii="Times New Roman" w:eastAsia="Times New Roman" w:hAnsi="Times New Roman"/>
          <w:kern w:val="0"/>
          <w:sz w:val="22"/>
          <w:szCs w:val="22"/>
          <w:shd w:val="clear" w:color="auto" w:fill="FCFCFC"/>
        </w:rPr>
        <w:t>Bogese</w:t>
      </w:r>
      <w:proofErr w:type="spellEnd"/>
      <w:r w:rsidRPr="00C3260F">
        <w:rPr>
          <w:rFonts w:ascii="Times New Roman" w:eastAsia="Times New Roman" w:hAnsi="Times New Roman"/>
          <w:kern w:val="0"/>
          <w:sz w:val="22"/>
          <w:szCs w:val="22"/>
          <w:shd w:val="clear" w:color="auto" w:fill="FCFCFC"/>
        </w:rPr>
        <w:t xml:space="preserve">, M., Bray, E.E., Buchsbaum, D. </w:t>
      </w:r>
      <w:proofErr w:type="spellStart"/>
      <w:r w:rsidRPr="00C3260F">
        <w:rPr>
          <w:rFonts w:ascii="Times New Roman" w:eastAsia="Times New Roman" w:hAnsi="Times New Roman"/>
          <w:kern w:val="0"/>
          <w:sz w:val="22"/>
          <w:szCs w:val="22"/>
          <w:shd w:val="clear" w:color="auto" w:fill="FCFCFC"/>
        </w:rPr>
        <w:t>Byosiere</w:t>
      </w:r>
      <w:proofErr w:type="spellEnd"/>
      <w:r w:rsidRPr="00C3260F">
        <w:rPr>
          <w:rFonts w:ascii="Times New Roman" w:eastAsia="Times New Roman" w:hAnsi="Times New Roman"/>
          <w:kern w:val="0"/>
          <w:sz w:val="22"/>
          <w:szCs w:val="22"/>
          <w:shd w:val="clear" w:color="auto" w:fill="FCFCFC"/>
        </w:rPr>
        <w:t xml:space="preserve">, S.-E., Byrne, M., Cavalli, C. M., Chaudoir, L. M., Collins-Pisano, C., DeBoer, H.J., Douglas L.E.L.C., Dror, S., Dzik, M.V., Ferguson, B., Fisher, L., . . . </w:t>
      </w:r>
      <w:proofErr w:type="spellStart"/>
      <w:r w:rsidRPr="00C3260F">
        <w:rPr>
          <w:rFonts w:ascii="Times New Roman" w:eastAsia="Times New Roman" w:hAnsi="Times New Roman"/>
          <w:kern w:val="0"/>
          <w:sz w:val="22"/>
          <w:szCs w:val="22"/>
          <w:shd w:val="clear" w:color="auto" w:fill="FCFCFC"/>
        </w:rPr>
        <w:t>Zylberfuden</w:t>
      </w:r>
      <w:proofErr w:type="spellEnd"/>
      <w:r w:rsidRPr="00C3260F">
        <w:rPr>
          <w:rFonts w:ascii="Times New Roman" w:eastAsia="Times New Roman" w:hAnsi="Times New Roman"/>
          <w:kern w:val="0"/>
          <w:sz w:val="22"/>
          <w:szCs w:val="22"/>
          <w:shd w:val="clear" w:color="auto" w:fill="FCFCFC"/>
        </w:rPr>
        <w:t xml:space="preserve">, S.G. (2023). </w:t>
      </w:r>
      <w:proofErr w:type="spellStart"/>
      <w:r w:rsidRPr="00C3260F">
        <w:rPr>
          <w:rFonts w:ascii="Times New Roman" w:eastAsia="Times New Roman" w:hAnsi="Times New Roman"/>
          <w:kern w:val="0"/>
          <w:sz w:val="22"/>
          <w:szCs w:val="22"/>
          <w:shd w:val="clear" w:color="auto" w:fill="FCFCFC"/>
        </w:rPr>
        <w:t>ManyDogs</w:t>
      </w:r>
      <w:proofErr w:type="spellEnd"/>
      <w:r w:rsidRPr="00C3260F">
        <w:rPr>
          <w:rFonts w:ascii="Times New Roman" w:eastAsia="Times New Roman" w:hAnsi="Times New Roman"/>
          <w:kern w:val="0"/>
          <w:sz w:val="22"/>
          <w:szCs w:val="22"/>
          <w:shd w:val="clear" w:color="auto" w:fill="FCFCFC"/>
        </w:rPr>
        <w:t xml:space="preserve"> 1: A multi-lab replication study of dogs’ pointing comprehension. </w:t>
      </w:r>
      <w:r w:rsidRPr="00C3260F">
        <w:rPr>
          <w:rFonts w:ascii="Times New Roman" w:eastAsia="Times New Roman" w:hAnsi="Times New Roman"/>
          <w:i/>
          <w:kern w:val="0"/>
          <w:sz w:val="22"/>
          <w:szCs w:val="22"/>
          <w:shd w:val="clear" w:color="auto" w:fill="FCFCFC"/>
        </w:rPr>
        <w:t>Animal Behavior &amp; Cognition, 10</w:t>
      </w:r>
      <w:r w:rsidRPr="00C3260F">
        <w:rPr>
          <w:rFonts w:ascii="Times New Roman" w:eastAsia="Times New Roman" w:hAnsi="Times New Roman"/>
          <w:kern w:val="0"/>
          <w:sz w:val="22"/>
          <w:szCs w:val="22"/>
          <w:shd w:val="clear" w:color="auto" w:fill="FCFCFC"/>
        </w:rPr>
        <w:t>(3), 232-28. https://doi.org/10.26451/abc.10.03.03.2023</w:t>
      </w:r>
    </w:p>
    <w:p w14:paraId="49D3E23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Fearon, J. D. (2003). Ethnic and cultural diversity by country. Journal of economic growth, 8, 195-222. https://doi.org/10.1023/A:1024419522867</w:t>
      </w:r>
    </w:p>
    <w:p w14:paraId="6099723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Forscher, P. S., Basnight-Brown, D. M., Dutra, N., Adetula, A., Silan, M.,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(2021). Psychological science needs the entire globe, Part 3. </w:t>
      </w:r>
      <w:r w:rsidRPr="00C3260F">
        <w:rPr>
          <w:rFonts w:ascii="Times New Roman" w:eastAsia="Times New Roman" w:hAnsi="Times New Roman"/>
          <w:i/>
          <w:kern w:val="0"/>
          <w:sz w:val="22"/>
          <w:szCs w:val="22"/>
          <w:shd w:val="clear" w:color="auto" w:fill="FCFCFC"/>
        </w:rPr>
        <w:t>APS Observer</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35</w:t>
      </w:r>
      <w:r w:rsidRPr="00C3260F">
        <w:rPr>
          <w:rFonts w:ascii="Times New Roman" w:eastAsia="Times New Roman" w:hAnsi="Times New Roman"/>
          <w:kern w:val="0"/>
          <w:sz w:val="22"/>
          <w:szCs w:val="22"/>
          <w:shd w:val="clear" w:color="auto" w:fill="FCFCFC"/>
        </w:rPr>
        <w:t>.</w:t>
      </w:r>
    </w:p>
    <w:p w14:paraId="79C001A5" w14:textId="2200B63E"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lastRenderedPageBreak/>
        <w:t xml:space="preserve">Forscher, P. S.,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 J., Coles, N. A., Silan, M. A., Dutra, N., Basnight-Brown, D.,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(2022). The Benefits, Barriers, and Risks of </w:t>
      </w:r>
      <w:r w:rsidR="005C7D3B">
        <w:rPr>
          <w:rFonts w:ascii="Times New Roman" w:eastAsia="Times New Roman" w:hAnsi="Times New Roman"/>
          <w:kern w:val="0"/>
          <w:sz w:val="22"/>
          <w:szCs w:val="22"/>
          <w:shd w:val="clear" w:color="auto" w:fill="FCFCFC"/>
        </w:rPr>
        <w:t>Big team science</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Perspectives on Psychological Science</w:t>
      </w:r>
      <w:r w:rsidRPr="00C3260F">
        <w:rPr>
          <w:rFonts w:ascii="Times New Roman" w:eastAsia="Times New Roman" w:hAnsi="Times New Roman"/>
          <w:kern w:val="0"/>
          <w:sz w:val="22"/>
          <w:szCs w:val="22"/>
          <w:shd w:val="clear" w:color="auto" w:fill="FCFCFC"/>
        </w:rPr>
        <w:t>.</w:t>
      </w:r>
      <w:hyperlink r:id="rId28">
        <w:r w:rsidRPr="00C3260F">
          <w:rPr>
            <w:rStyle w:val="af2"/>
            <w:rFonts w:ascii="Times New Roman" w:eastAsia="Times New Roman" w:hAnsi="Times New Roman"/>
            <w:kern w:val="0"/>
            <w:sz w:val="22"/>
            <w:szCs w:val="22"/>
            <w:shd w:val="clear" w:color="auto" w:fill="FCFCFC"/>
          </w:rPr>
          <w:t xml:space="preserve"> </w:t>
        </w:r>
      </w:hyperlink>
      <w:hyperlink r:id="rId29">
        <w:r w:rsidRPr="00C3260F">
          <w:rPr>
            <w:rStyle w:val="af2"/>
            <w:rFonts w:ascii="Times New Roman" w:eastAsia="Times New Roman" w:hAnsi="Times New Roman"/>
            <w:kern w:val="0"/>
            <w:sz w:val="22"/>
            <w:szCs w:val="22"/>
            <w:shd w:val="clear" w:color="auto" w:fill="FCFCFC"/>
          </w:rPr>
          <w:t>https://doi.org/10.1177/17456916221082970</w:t>
        </w:r>
      </w:hyperlink>
    </w:p>
    <w:p w14:paraId="560C0A54"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Gamer, M., Lemon, J., &amp; Singh, I. F. P. (2019). </w:t>
      </w:r>
      <w:proofErr w:type="spellStart"/>
      <w:r w:rsidRPr="00C3260F">
        <w:rPr>
          <w:rFonts w:ascii="Times New Roman" w:eastAsia="Times New Roman" w:hAnsi="Times New Roman"/>
          <w:kern w:val="0"/>
          <w:sz w:val="22"/>
          <w:szCs w:val="22"/>
          <w:shd w:val="clear" w:color="auto" w:fill="FCFCFC"/>
        </w:rPr>
        <w:t>irr</w:t>
      </w:r>
      <w:proofErr w:type="spellEnd"/>
      <w:r w:rsidRPr="00C3260F">
        <w:rPr>
          <w:rFonts w:ascii="Times New Roman" w:eastAsia="Times New Roman" w:hAnsi="Times New Roman"/>
          <w:kern w:val="0"/>
          <w:sz w:val="22"/>
          <w:szCs w:val="22"/>
          <w:shd w:val="clear" w:color="auto" w:fill="FCFCFC"/>
        </w:rPr>
        <w:t>: Various coefficients of interrater reliability and agreement (R package version 0.84.1) [Computer software].</w:t>
      </w:r>
      <w:hyperlink r:id="rId30">
        <w:r w:rsidRPr="00C3260F">
          <w:rPr>
            <w:rStyle w:val="af2"/>
            <w:rFonts w:ascii="Times New Roman" w:eastAsia="Times New Roman" w:hAnsi="Times New Roman"/>
            <w:kern w:val="0"/>
            <w:sz w:val="22"/>
            <w:szCs w:val="22"/>
            <w:shd w:val="clear" w:color="auto" w:fill="FCFCFC"/>
          </w:rPr>
          <w:t xml:space="preserve"> </w:t>
        </w:r>
      </w:hyperlink>
      <w:hyperlink r:id="rId31">
        <w:r w:rsidRPr="005C7D3B">
          <w:rPr>
            <w:rStyle w:val="af2"/>
            <w:rFonts w:ascii="Times New Roman" w:eastAsia="Times New Roman" w:hAnsi="Times New Roman"/>
            <w:kern w:val="0"/>
            <w:sz w:val="22"/>
            <w:szCs w:val="22"/>
            <w:shd w:val="clear" w:color="auto" w:fill="FCFCFC"/>
          </w:rPr>
          <w:t>https://CRAN.R-project.org/package=irr</w:t>
        </w:r>
      </w:hyperlink>
    </w:p>
    <w:p w14:paraId="26F52E3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Ghai, S., Forscher, P. S., &amp; Hu, C.-P. (2023, May 16). The illusion of generalizability in one big team science study. https://doi.org/10.31234/osf.io/avcsp</w:t>
      </w:r>
    </w:p>
    <w:p w14:paraId="26FB4EA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Gutchess, A., &amp; Rajaram, S. (2022). Consideration of culture in cognition: How we can enrich methodology and theory. </w:t>
      </w:r>
      <w:r w:rsidRPr="00C3260F">
        <w:rPr>
          <w:rFonts w:ascii="Times New Roman" w:eastAsia="Times New Roman" w:hAnsi="Times New Roman"/>
          <w:i/>
          <w:kern w:val="0"/>
          <w:sz w:val="22"/>
          <w:szCs w:val="22"/>
          <w:shd w:val="clear" w:color="auto" w:fill="FCFCFC"/>
        </w:rPr>
        <w:t>Psychonomic bulletin &amp; review</w:t>
      </w:r>
      <w:r w:rsidRPr="00C3260F">
        <w:rPr>
          <w:rFonts w:ascii="Times New Roman" w:eastAsia="Times New Roman" w:hAnsi="Times New Roman"/>
          <w:kern w:val="0"/>
          <w:sz w:val="22"/>
          <w:szCs w:val="22"/>
          <w:shd w:val="clear" w:color="auto" w:fill="FCFCFC"/>
        </w:rPr>
        <w:t>, 1-18. https://doi.org/10.3758/s13423-022-02227-5</w:t>
      </w:r>
    </w:p>
    <w:p w14:paraId="120404A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Hammer, Ø., Harper, D. A. T., &amp; Ryan, P. D. (2001). PAST: Paleontological statistics software package for education and data analysis. </w:t>
      </w:r>
      <w:proofErr w:type="spellStart"/>
      <w:r w:rsidRPr="00C3260F">
        <w:rPr>
          <w:rFonts w:ascii="Times New Roman" w:eastAsia="Times New Roman" w:hAnsi="Times New Roman"/>
          <w:i/>
          <w:kern w:val="0"/>
          <w:sz w:val="22"/>
          <w:szCs w:val="22"/>
          <w:shd w:val="clear" w:color="auto" w:fill="FCFCFC"/>
        </w:rPr>
        <w:t>Palaeontologia</w:t>
      </w:r>
      <w:proofErr w:type="spellEnd"/>
      <w:r w:rsidRPr="00C3260F">
        <w:rPr>
          <w:rFonts w:ascii="Times New Roman" w:eastAsia="Times New Roman" w:hAnsi="Times New Roman"/>
          <w:i/>
          <w:kern w:val="0"/>
          <w:sz w:val="22"/>
          <w:szCs w:val="22"/>
          <w:shd w:val="clear" w:color="auto" w:fill="FCFCFC"/>
        </w:rPr>
        <w:t xml:space="preserve"> Electronica, 4</w:t>
      </w:r>
      <w:r w:rsidRPr="00C3260F">
        <w:rPr>
          <w:rFonts w:ascii="Times New Roman" w:eastAsia="Times New Roman" w:hAnsi="Times New Roman"/>
          <w:kern w:val="0"/>
          <w:sz w:val="22"/>
          <w:szCs w:val="22"/>
          <w:shd w:val="clear" w:color="auto" w:fill="FCFCFC"/>
        </w:rPr>
        <w:t>(1), 1-9.</w:t>
      </w:r>
    </w:p>
    <w:p w14:paraId="3F333AC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Henrich, J., Heine, S. J., &amp; </w:t>
      </w:r>
      <w:proofErr w:type="spellStart"/>
      <w:r w:rsidRPr="00C3260F">
        <w:rPr>
          <w:rFonts w:ascii="Times New Roman" w:eastAsia="Times New Roman" w:hAnsi="Times New Roman"/>
          <w:kern w:val="0"/>
          <w:sz w:val="22"/>
          <w:szCs w:val="22"/>
          <w:shd w:val="clear" w:color="auto" w:fill="FCFCFC"/>
        </w:rPr>
        <w:t>Norenzayan</w:t>
      </w:r>
      <w:proofErr w:type="spellEnd"/>
      <w:r w:rsidRPr="00C3260F">
        <w:rPr>
          <w:rFonts w:ascii="Times New Roman" w:eastAsia="Times New Roman" w:hAnsi="Times New Roman"/>
          <w:kern w:val="0"/>
          <w:sz w:val="22"/>
          <w:szCs w:val="22"/>
          <w:shd w:val="clear" w:color="auto" w:fill="FCFCFC"/>
        </w:rPr>
        <w:t xml:space="preserve">, A. (2010). The weirdest people in the </w:t>
      </w:r>
      <w:proofErr w:type="gramStart"/>
      <w:r w:rsidRPr="00C3260F">
        <w:rPr>
          <w:rFonts w:ascii="Times New Roman" w:eastAsia="Times New Roman" w:hAnsi="Times New Roman"/>
          <w:kern w:val="0"/>
          <w:sz w:val="22"/>
          <w:szCs w:val="22"/>
          <w:shd w:val="clear" w:color="auto" w:fill="FCFCFC"/>
        </w:rPr>
        <w:t>world?.</w:t>
      </w:r>
      <w:proofErr w:type="gramEnd"/>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Behavioral and brain sciences, 33</w:t>
      </w:r>
      <w:r w:rsidRPr="00C3260F">
        <w:rPr>
          <w:rFonts w:ascii="Times New Roman" w:eastAsia="Times New Roman" w:hAnsi="Times New Roman"/>
          <w:kern w:val="0"/>
          <w:sz w:val="22"/>
          <w:szCs w:val="22"/>
          <w:shd w:val="clear" w:color="auto" w:fill="FCFCFC"/>
        </w:rPr>
        <w:t>(2-3), 61-83.</w:t>
      </w:r>
      <w:hyperlink r:id="rId32">
        <w:r w:rsidRPr="00C3260F">
          <w:rPr>
            <w:rStyle w:val="af2"/>
            <w:rFonts w:ascii="Times New Roman" w:eastAsia="Times New Roman" w:hAnsi="Times New Roman"/>
            <w:kern w:val="0"/>
            <w:sz w:val="22"/>
            <w:szCs w:val="22"/>
            <w:shd w:val="clear" w:color="auto" w:fill="FCFCFC"/>
          </w:rPr>
          <w:t xml:space="preserve"> </w:t>
        </w:r>
      </w:hyperlink>
      <w:hyperlink r:id="rId33">
        <w:r w:rsidRPr="00C3260F">
          <w:rPr>
            <w:rStyle w:val="af2"/>
            <w:rFonts w:ascii="Times New Roman" w:eastAsia="Times New Roman" w:hAnsi="Times New Roman"/>
            <w:kern w:val="0"/>
            <w:sz w:val="22"/>
            <w:szCs w:val="22"/>
            <w:shd w:val="clear" w:color="auto" w:fill="FCFCFC"/>
          </w:rPr>
          <w:t>https://doi.org/10.1017/S0140525X0999152X</w:t>
        </w:r>
      </w:hyperlink>
    </w:p>
    <w:p w14:paraId="36ECFBBE" w14:textId="1D8277DF" w:rsidR="006D1E1F" w:rsidRDefault="006D1E1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59" w:name="_Hlk157971637"/>
      <w:r w:rsidRPr="006D1E1F">
        <w:rPr>
          <w:rFonts w:ascii="Times New Roman" w:eastAsia="Times New Roman" w:hAnsi="Times New Roman"/>
          <w:kern w:val="0"/>
          <w:sz w:val="22"/>
          <w:szCs w:val="22"/>
          <w:shd w:val="clear" w:color="auto" w:fill="FCFCFC"/>
        </w:rPr>
        <w:t>Heiss</w:t>
      </w:r>
      <w:r>
        <w:rPr>
          <w:rFonts w:ascii="Times New Roman" w:eastAsia="Times New Roman" w:hAnsi="Times New Roman"/>
          <w:kern w:val="0"/>
          <w:sz w:val="22"/>
          <w:szCs w:val="22"/>
          <w:shd w:val="clear" w:color="auto" w:fill="FCFCFC"/>
        </w:rPr>
        <w:t>, A</w:t>
      </w:r>
      <w:r w:rsidRPr="006D1E1F">
        <w:rPr>
          <w:rFonts w:ascii="Times New Roman" w:eastAsia="Times New Roman" w:hAnsi="Times New Roman"/>
          <w:kern w:val="0"/>
          <w:sz w:val="22"/>
          <w:szCs w:val="22"/>
          <w:shd w:val="clear" w:color="auto" w:fill="FCFCFC"/>
        </w:rPr>
        <w:t xml:space="preserve">. </w:t>
      </w:r>
      <w:r>
        <w:rPr>
          <w:rFonts w:ascii="Times New Roman" w:eastAsia="Times New Roman" w:hAnsi="Times New Roman"/>
          <w:kern w:val="0"/>
          <w:sz w:val="22"/>
          <w:szCs w:val="22"/>
          <w:shd w:val="clear" w:color="auto" w:fill="FCFCFC"/>
        </w:rPr>
        <w:t>(</w:t>
      </w:r>
      <w:r w:rsidRPr="006D1E1F">
        <w:rPr>
          <w:rFonts w:ascii="Times New Roman" w:eastAsia="Times New Roman" w:hAnsi="Times New Roman"/>
          <w:kern w:val="0"/>
          <w:sz w:val="22"/>
          <w:szCs w:val="22"/>
          <w:shd w:val="clear" w:color="auto" w:fill="FCFCFC"/>
        </w:rPr>
        <w:t>2021</w:t>
      </w:r>
      <w:r>
        <w:rPr>
          <w:rFonts w:ascii="Times New Roman" w:eastAsia="Times New Roman" w:hAnsi="Times New Roman"/>
          <w:kern w:val="0"/>
          <w:sz w:val="22"/>
          <w:szCs w:val="22"/>
          <w:shd w:val="clear" w:color="auto" w:fill="FCFCFC"/>
        </w:rPr>
        <w:t>)</w:t>
      </w:r>
      <w:bookmarkEnd w:id="59"/>
      <w:r w:rsidRPr="006D1E1F">
        <w:rPr>
          <w:rFonts w:ascii="Times New Roman" w:eastAsia="Times New Roman" w:hAnsi="Times New Roman"/>
          <w:kern w:val="0"/>
          <w:sz w:val="22"/>
          <w:szCs w:val="22"/>
          <w:shd w:val="clear" w:color="auto" w:fill="FCFCFC"/>
        </w:rPr>
        <w:t>. A Guide to Modeling Proportions with Bayesian Beta and Zero-Inflated Beta Regression Models.  </w:t>
      </w:r>
      <w:hyperlink r:id="rId34" w:history="1">
        <w:r w:rsidRPr="006D1E1F">
          <w:rPr>
            <w:rStyle w:val="af2"/>
            <w:rFonts w:ascii="Times New Roman" w:eastAsia="Times New Roman" w:hAnsi="Times New Roman"/>
            <w:kern w:val="0"/>
            <w:sz w:val="22"/>
            <w:szCs w:val="22"/>
            <w:shd w:val="clear" w:color="auto" w:fill="FCFCFC"/>
          </w:rPr>
          <w:t>https://doi.org/10.59350/7p1a4-0tw75</w:t>
        </w:r>
      </w:hyperlink>
      <w:r w:rsidRPr="006D1E1F">
        <w:rPr>
          <w:rFonts w:ascii="Times New Roman" w:eastAsia="Times New Roman" w:hAnsi="Times New Roman"/>
          <w:kern w:val="0"/>
          <w:sz w:val="22"/>
          <w:szCs w:val="22"/>
          <w:shd w:val="clear" w:color="auto" w:fill="FCFCFC"/>
        </w:rPr>
        <w:t>.</w:t>
      </w:r>
    </w:p>
    <w:p w14:paraId="2B63DD42" w14:textId="331E92A8"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Hoekstra, R., &amp; </w:t>
      </w:r>
      <w:proofErr w:type="spellStart"/>
      <w:r w:rsidRPr="00C3260F">
        <w:rPr>
          <w:rFonts w:ascii="Times New Roman" w:eastAsia="Times New Roman" w:hAnsi="Times New Roman"/>
          <w:kern w:val="0"/>
          <w:sz w:val="22"/>
          <w:szCs w:val="22"/>
          <w:shd w:val="clear" w:color="auto" w:fill="FCFCFC"/>
        </w:rPr>
        <w:t>Vazire</w:t>
      </w:r>
      <w:proofErr w:type="spellEnd"/>
      <w:r w:rsidRPr="00C3260F">
        <w:rPr>
          <w:rFonts w:ascii="Times New Roman" w:eastAsia="Times New Roman" w:hAnsi="Times New Roman"/>
          <w:kern w:val="0"/>
          <w:sz w:val="22"/>
          <w:szCs w:val="22"/>
          <w:shd w:val="clear" w:color="auto" w:fill="FCFCFC"/>
        </w:rPr>
        <w:t xml:space="preserve">, S. (2021). Aspiring to greater intellectual humility in science.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(12), 1602-1607. https://doi.org/10.1038/s41562-021-01203-8</w:t>
      </w:r>
    </w:p>
    <w:p w14:paraId="312C007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Hu, C.-P., Kong, X.-Z.,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E.-J., Ly, A., &amp; Peng, K. (2018). Bayes Factor and Its Implementation in JASP: A Practical Primer (in Chinese). </w:t>
      </w:r>
      <w:r w:rsidRPr="00C3260F">
        <w:rPr>
          <w:rFonts w:ascii="Times New Roman" w:eastAsia="Times New Roman" w:hAnsi="Times New Roman"/>
          <w:i/>
          <w:kern w:val="0"/>
          <w:sz w:val="22"/>
          <w:szCs w:val="22"/>
          <w:shd w:val="clear" w:color="auto" w:fill="FCFCFC"/>
        </w:rPr>
        <w:t>Advances in Psychological Science, 26</w:t>
      </w:r>
      <w:r w:rsidRPr="00C3260F">
        <w:rPr>
          <w:rFonts w:ascii="Times New Roman" w:eastAsia="Times New Roman" w:hAnsi="Times New Roman"/>
          <w:kern w:val="0"/>
          <w:sz w:val="22"/>
          <w:szCs w:val="22"/>
          <w:shd w:val="clear" w:color="auto" w:fill="FCFCFC"/>
        </w:rPr>
        <w:t>(6), 951–965. https://doi.org/10.3724/SP.J.1042.2018.00951</w:t>
      </w:r>
    </w:p>
    <w:p w14:paraId="0019FC9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Hu, C.-P., Yin, J., Lindenberg, S., Dalgar, I., Weissgerber, S. C., Vergara, R. C., Cairo, A. H., Čolić, M., Dursun, P., Frankowska, N., Hadi, R., Hall, C. J., Hong, Y., Joy-Gaba, J. A., Lazarević, D., Lazarević, L. B., </w:t>
      </w:r>
      <w:proofErr w:type="spellStart"/>
      <w:r w:rsidRPr="00C3260F">
        <w:rPr>
          <w:rFonts w:ascii="Times New Roman" w:eastAsia="Times New Roman" w:hAnsi="Times New Roman"/>
          <w:kern w:val="0"/>
          <w:sz w:val="22"/>
          <w:szCs w:val="22"/>
          <w:shd w:val="clear" w:color="auto" w:fill="FCFCFC"/>
        </w:rPr>
        <w:t>Parzuchowski</w:t>
      </w:r>
      <w:proofErr w:type="spellEnd"/>
      <w:r w:rsidRPr="00C3260F">
        <w:rPr>
          <w:rFonts w:ascii="Times New Roman" w:eastAsia="Times New Roman" w:hAnsi="Times New Roman"/>
          <w:kern w:val="0"/>
          <w:sz w:val="22"/>
          <w:szCs w:val="22"/>
          <w:shd w:val="clear" w:color="auto" w:fill="FCFCFC"/>
        </w:rPr>
        <w:t xml:space="preserve">, M., Ratner, K. G., Rothman, D. J., . . .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(2019). Data from the Human Penguin Project, a cross-national dataset testing social thermoregulation principles. Scientific Data, 6(1). https://doi.org/10.1038/s41597-019-0029-2</w:t>
      </w:r>
    </w:p>
    <w:p w14:paraId="7FFC0B4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Dutra, N., Silan, M., Adetula, A., Brown, D. M. B., &amp; Forscher, P. (2021). Psychological science needs the entire globe, Part 1. </w:t>
      </w:r>
      <w:r w:rsidRPr="00C3260F">
        <w:rPr>
          <w:rFonts w:ascii="Times New Roman" w:eastAsia="Times New Roman" w:hAnsi="Times New Roman"/>
          <w:i/>
          <w:kern w:val="0"/>
          <w:sz w:val="22"/>
          <w:szCs w:val="22"/>
          <w:shd w:val="clear" w:color="auto" w:fill="FCFCFC"/>
        </w:rPr>
        <w:t>APS Observer, 34</w:t>
      </w:r>
      <w:r w:rsidRPr="00C3260F">
        <w:rPr>
          <w:rFonts w:ascii="Times New Roman" w:eastAsia="Times New Roman" w:hAnsi="Times New Roman"/>
          <w:kern w:val="0"/>
          <w:sz w:val="22"/>
          <w:szCs w:val="22"/>
          <w:shd w:val="clear" w:color="auto" w:fill="FCFCFC"/>
        </w:rPr>
        <w:t>.</w:t>
      </w:r>
    </w:p>
    <w:p w14:paraId="0349047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Lewis, N. A., Przybylski, A. K., Weinstein, N., DeBruine, L. M., Ritchie, S. J., </w:t>
      </w:r>
      <w:proofErr w:type="spellStart"/>
      <w:r w:rsidRPr="00C3260F">
        <w:rPr>
          <w:rFonts w:ascii="Times New Roman" w:eastAsia="Times New Roman" w:hAnsi="Times New Roman"/>
          <w:kern w:val="0"/>
          <w:sz w:val="22"/>
          <w:szCs w:val="22"/>
          <w:shd w:val="clear" w:color="auto" w:fill="FCFCFC"/>
        </w:rPr>
        <w:t>Vazire</w:t>
      </w:r>
      <w:proofErr w:type="spellEnd"/>
      <w:r w:rsidRPr="00C3260F">
        <w:rPr>
          <w:rFonts w:ascii="Times New Roman" w:eastAsia="Times New Roman" w:hAnsi="Times New Roman"/>
          <w:kern w:val="0"/>
          <w:sz w:val="22"/>
          <w:szCs w:val="22"/>
          <w:shd w:val="clear" w:color="auto" w:fill="FCFCFC"/>
        </w:rPr>
        <w:t xml:space="preserve">, S., Forscher, P. S., Morey, R. D., Ivory, J., &amp; Anvari, F. (2020). Use caution when applying </w:t>
      </w:r>
      <w:proofErr w:type="spellStart"/>
      <w:r w:rsidRPr="00C3260F">
        <w:rPr>
          <w:rFonts w:ascii="Times New Roman" w:eastAsia="Times New Roman" w:hAnsi="Times New Roman"/>
          <w:kern w:val="0"/>
          <w:sz w:val="22"/>
          <w:szCs w:val="22"/>
          <w:shd w:val="clear" w:color="auto" w:fill="FCFCFC"/>
        </w:rPr>
        <w:t>behavioural</w:t>
      </w:r>
      <w:proofErr w:type="spellEnd"/>
      <w:r w:rsidRPr="00C3260F">
        <w:rPr>
          <w:rFonts w:ascii="Times New Roman" w:eastAsia="Times New Roman" w:hAnsi="Times New Roman"/>
          <w:kern w:val="0"/>
          <w:sz w:val="22"/>
          <w:szCs w:val="22"/>
          <w:shd w:val="clear" w:color="auto" w:fill="FCFCFC"/>
        </w:rPr>
        <w:t xml:space="preserve"> science to policy.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4</w:t>
      </w:r>
      <w:r w:rsidRPr="00C3260F">
        <w:rPr>
          <w:rFonts w:ascii="Times New Roman" w:eastAsia="Times New Roman" w:hAnsi="Times New Roman"/>
          <w:kern w:val="0"/>
          <w:sz w:val="22"/>
          <w:szCs w:val="22"/>
          <w:shd w:val="clear" w:color="auto" w:fill="FCFCFC"/>
        </w:rPr>
        <w:t>(11), 1092–1094. https://doi.org/10.1038/s41562-020-00990-w</w:t>
      </w:r>
    </w:p>
    <w:p w14:paraId="233C81A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Lindenberg, S., Dalgar, I., Weissgerber, S. C., Vergara, R. C., Cairo, A. H., Čolić, M., Dursun, P., Frankowska, N., Hadi, R., Hall, C. J., Hong, Y., Chuan-Peng, </w:t>
      </w:r>
      <w:r w:rsidRPr="00C3260F">
        <w:rPr>
          <w:rFonts w:ascii="Times New Roman" w:eastAsia="Times New Roman" w:hAnsi="Times New Roman"/>
          <w:kern w:val="0"/>
          <w:sz w:val="22"/>
          <w:szCs w:val="22"/>
          <w:shd w:val="clear" w:color="auto" w:fill="FCFCFC"/>
        </w:rPr>
        <w:lastRenderedPageBreak/>
        <w:t xml:space="preserve">H., Joy-Gaba, J. A., Lazarević, D., Lazarević, L. B., </w:t>
      </w:r>
      <w:proofErr w:type="spellStart"/>
      <w:r w:rsidRPr="00C3260F">
        <w:rPr>
          <w:rFonts w:ascii="Times New Roman" w:eastAsia="Times New Roman" w:hAnsi="Times New Roman"/>
          <w:kern w:val="0"/>
          <w:sz w:val="22"/>
          <w:szCs w:val="22"/>
          <w:shd w:val="clear" w:color="auto" w:fill="FCFCFC"/>
        </w:rPr>
        <w:t>Parzuchowski</w:t>
      </w:r>
      <w:proofErr w:type="spellEnd"/>
      <w:r w:rsidRPr="00C3260F">
        <w:rPr>
          <w:rFonts w:ascii="Times New Roman" w:eastAsia="Times New Roman" w:hAnsi="Times New Roman"/>
          <w:kern w:val="0"/>
          <w:sz w:val="22"/>
          <w:szCs w:val="22"/>
          <w:shd w:val="clear" w:color="auto" w:fill="FCFCFC"/>
        </w:rPr>
        <w:t xml:space="preserve">, M., Ratner, K. G., Rothman, D. J., . . . </w:t>
      </w:r>
      <w:proofErr w:type="spellStart"/>
      <w:r w:rsidRPr="00C3260F">
        <w:rPr>
          <w:rFonts w:ascii="Times New Roman" w:eastAsia="Times New Roman" w:hAnsi="Times New Roman"/>
          <w:kern w:val="0"/>
          <w:sz w:val="22"/>
          <w:szCs w:val="22"/>
          <w:shd w:val="clear" w:color="auto" w:fill="FCFCFC"/>
        </w:rPr>
        <w:t>Zickfeld</w:t>
      </w:r>
      <w:proofErr w:type="spellEnd"/>
      <w:r w:rsidRPr="00C3260F">
        <w:rPr>
          <w:rFonts w:ascii="Times New Roman" w:eastAsia="Times New Roman" w:hAnsi="Times New Roman"/>
          <w:kern w:val="0"/>
          <w:sz w:val="22"/>
          <w:szCs w:val="22"/>
          <w:shd w:val="clear" w:color="auto" w:fill="FCFCFC"/>
        </w:rPr>
        <w:t xml:space="preserve">, J. (2018). The Human Penguin Project: Climate, social integration, and core Body temperature. </w:t>
      </w:r>
      <w:r w:rsidRPr="00C3260F">
        <w:rPr>
          <w:rFonts w:ascii="Times New Roman" w:eastAsia="Times New Roman" w:hAnsi="Times New Roman"/>
          <w:i/>
          <w:kern w:val="0"/>
          <w:sz w:val="22"/>
          <w:szCs w:val="22"/>
          <w:shd w:val="clear" w:color="auto" w:fill="FCFCFC"/>
        </w:rPr>
        <w:t>Collabra: Psychology, 4</w:t>
      </w:r>
      <w:r w:rsidRPr="00C3260F">
        <w:rPr>
          <w:rFonts w:ascii="Times New Roman" w:eastAsia="Times New Roman" w:hAnsi="Times New Roman"/>
          <w:kern w:val="0"/>
          <w:sz w:val="22"/>
          <w:szCs w:val="22"/>
          <w:shd w:val="clear" w:color="auto" w:fill="FCFCFC"/>
        </w:rPr>
        <w:t>(1), 37. https://doi.org/10.1525/collabra.165</w:t>
      </w:r>
    </w:p>
    <w:p w14:paraId="2BD6102A" w14:textId="7DC21711" w:rsidR="005013B3" w:rsidRDefault="005013B3"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5013B3">
        <w:rPr>
          <w:rFonts w:ascii="Times New Roman" w:eastAsia="Times New Roman" w:hAnsi="Times New Roman"/>
          <w:kern w:val="0"/>
          <w:sz w:val="22"/>
          <w:szCs w:val="22"/>
          <w:shd w:val="clear" w:color="auto" w:fill="FCFCFC"/>
        </w:rPr>
        <w:t>International Union of Psychological consists</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 xml:space="preserve"> </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2023</w:t>
      </w:r>
      <w:r>
        <w:rPr>
          <w:rFonts w:ascii="Times New Roman" w:eastAsia="Times New Roman" w:hAnsi="Times New Roman"/>
          <w:kern w:val="0"/>
          <w:sz w:val="22"/>
          <w:szCs w:val="22"/>
          <w:shd w:val="clear" w:color="auto" w:fill="FCFCFC"/>
        </w:rPr>
        <w:t xml:space="preserve">). </w:t>
      </w:r>
      <w:r w:rsidRPr="005013B3">
        <w:rPr>
          <w:rFonts w:ascii="Times New Roman" w:eastAsia="Times New Roman" w:hAnsi="Times New Roman"/>
          <w:i/>
          <w:iCs/>
          <w:kern w:val="0"/>
          <w:sz w:val="22"/>
          <w:szCs w:val="22"/>
          <w:shd w:val="clear" w:color="auto" w:fill="FCFCFC"/>
        </w:rPr>
        <w:t>National Members</w:t>
      </w:r>
      <w:r>
        <w:rPr>
          <w:rFonts w:ascii="Times New Roman" w:eastAsia="Times New Roman" w:hAnsi="Times New Roman"/>
          <w:kern w:val="0"/>
          <w:sz w:val="22"/>
          <w:szCs w:val="22"/>
          <w:shd w:val="clear" w:color="auto" w:fill="FCFCFC"/>
        </w:rPr>
        <w:t xml:space="preserve">. </w:t>
      </w:r>
      <w:r w:rsidRPr="005013B3">
        <w:rPr>
          <w:rFonts w:ascii="Times New Roman" w:eastAsia="Times New Roman" w:hAnsi="Times New Roman"/>
          <w:kern w:val="0"/>
          <w:sz w:val="22"/>
          <w:szCs w:val="22"/>
          <w:shd w:val="clear" w:color="auto" w:fill="FCFCFC"/>
        </w:rPr>
        <w:t>https://www.iupsys.net/about/members/national-members/</w:t>
      </w:r>
    </w:p>
    <w:p w14:paraId="634791C8" w14:textId="389E4BFE"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Jamil, T., Ly, A., Morey, R. D., Love, J., Marsman, M.,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E.-J. (2017). Default “Gunel and Dickey” Bayes factors for contingency tables. </w:t>
      </w:r>
      <w:r w:rsidRPr="00C3260F">
        <w:rPr>
          <w:rFonts w:ascii="Times New Roman" w:eastAsia="Times New Roman" w:hAnsi="Times New Roman"/>
          <w:i/>
          <w:kern w:val="0"/>
          <w:sz w:val="22"/>
          <w:szCs w:val="22"/>
          <w:shd w:val="clear" w:color="auto" w:fill="FCFCFC"/>
        </w:rPr>
        <w:t>Behavior Research Methods, 49</w:t>
      </w:r>
      <w:r w:rsidRPr="00C3260F">
        <w:rPr>
          <w:rFonts w:ascii="Times New Roman" w:eastAsia="Times New Roman" w:hAnsi="Times New Roman"/>
          <w:kern w:val="0"/>
          <w:sz w:val="22"/>
          <w:szCs w:val="22"/>
          <w:shd w:val="clear" w:color="auto" w:fill="FCFCFC"/>
        </w:rPr>
        <w:t>(2), 638–652. https://doi.org/10.3758/s13428-016-0739-8</w:t>
      </w:r>
    </w:p>
    <w:p w14:paraId="2F9C0505" w14:textId="2A59013F" w:rsidR="00647FDF" w:rsidRPr="007A009B" w:rsidRDefault="00647FDF" w:rsidP="00647FDF">
      <w:pPr>
        <w:widowControl/>
        <w:spacing w:before="240" w:after="240" w:line="276" w:lineRule="auto"/>
        <w:ind w:left="720" w:hanging="720"/>
        <w:jc w:val="left"/>
        <w:rPr>
          <w:rFonts w:ascii="Times New Roman" w:hAnsi="Times New Roman"/>
          <w:kern w:val="0"/>
          <w:sz w:val="22"/>
          <w:szCs w:val="22"/>
          <w:shd w:val="clear" w:color="auto" w:fill="FCFCFC"/>
        </w:rPr>
      </w:pPr>
      <w:r w:rsidRPr="00647FDF">
        <w:rPr>
          <w:rFonts w:ascii="Times New Roman" w:eastAsia="Times New Roman" w:hAnsi="Times New Roman"/>
          <w:kern w:val="0"/>
          <w:sz w:val="22"/>
          <w:szCs w:val="22"/>
          <w:shd w:val="clear" w:color="auto" w:fill="FCFCFC"/>
        </w:rPr>
        <w:t xml:space="preserve">Jin, H., Wang, Q., Yang, Y., Zhang, H., Gao, M., Jin, S. J., Chen, Y., Xu, T., Zheng, Y., Chen, J., Xiao, Q., Yang, J., Wang, X., Geng, H., Ge, J., Wang, W., Chen, X., Zhang, L., Zuo, X., &amp; Chuan-Peng, H. (2023). The Chinese Open Science Network (COSN): Building an open science community from scratch. </w:t>
      </w:r>
      <w:r w:rsidRPr="00647FDF">
        <w:rPr>
          <w:rFonts w:ascii="Times New Roman" w:eastAsia="Times New Roman" w:hAnsi="Times New Roman"/>
          <w:i/>
          <w:iCs/>
          <w:kern w:val="0"/>
          <w:sz w:val="22"/>
          <w:szCs w:val="22"/>
          <w:shd w:val="clear" w:color="auto" w:fill="FCFCFC"/>
        </w:rPr>
        <w:t>Advances in Methods and Practices in Psychological Science</w:t>
      </w:r>
      <w:r w:rsidRPr="00647FDF">
        <w:rPr>
          <w:rFonts w:ascii="Times New Roman" w:eastAsia="Times New Roman" w:hAnsi="Times New Roman"/>
          <w:kern w:val="0"/>
          <w:sz w:val="22"/>
          <w:szCs w:val="22"/>
          <w:shd w:val="clear" w:color="auto" w:fill="FCFCFC"/>
        </w:rPr>
        <w:t xml:space="preserve">, </w:t>
      </w:r>
      <w:r w:rsidRPr="00647FDF">
        <w:rPr>
          <w:rFonts w:ascii="Times New Roman" w:eastAsia="Times New Roman" w:hAnsi="Times New Roman"/>
          <w:i/>
          <w:iCs/>
          <w:kern w:val="0"/>
          <w:sz w:val="22"/>
          <w:szCs w:val="22"/>
          <w:shd w:val="clear" w:color="auto" w:fill="FCFCFC"/>
        </w:rPr>
        <w:t>6</w:t>
      </w:r>
      <w:r w:rsidRPr="00647FDF">
        <w:rPr>
          <w:rFonts w:ascii="Times New Roman" w:eastAsia="Times New Roman" w:hAnsi="Times New Roman"/>
          <w:kern w:val="0"/>
          <w:sz w:val="22"/>
          <w:szCs w:val="22"/>
          <w:shd w:val="clear" w:color="auto" w:fill="FCFCFC"/>
        </w:rPr>
        <w:t>(1), 251524592211449. https://doi.org/10.1177/25152459221144986</w:t>
      </w:r>
    </w:p>
    <w:p w14:paraId="4BB07E85" w14:textId="685E7824"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Jones, B. C., DeBruine, L. M., Flake, J. K., Liuzza, M. T., </w:t>
      </w:r>
      <w:proofErr w:type="spellStart"/>
      <w:r w:rsidRPr="00C3260F">
        <w:rPr>
          <w:rFonts w:ascii="Times New Roman" w:eastAsia="Times New Roman" w:hAnsi="Times New Roman"/>
          <w:kern w:val="0"/>
          <w:sz w:val="22"/>
          <w:szCs w:val="22"/>
          <w:shd w:val="clear" w:color="auto" w:fill="FCFCFC"/>
        </w:rPr>
        <w:t>Antfolk</w:t>
      </w:r>
      <w:proofErr w:type="spellEnd"/>
      <w:r w:rsidRPr="00C3260F">
        <w:rPr>
          <w:rFonts w:ascii="Times New Roman" w:eastAsia="Times New Roman" w:hAnsi="Times New Roman"/>
          <w:kern w:val="0"/>
          <w:sz w:val="22"/>
          <w:szCs w:val="22"/>
          <w:shd w:val="clear" w:color="auto" w:fill="FCFCFC"/>
        </w:rPr>
        <w:t xml:space="preserve">, J., Arinze, N. C., </w:t>
      </w:r>
      <w:proofErr w:type="spellStart"/>
      <w:r w:rsidRPr="00C3260F">
        <w:rPr>
          <w:rFonts w:ascii="Times New Roman" w:eastAsia="Times New Roman" w:hAnsi="Times New Roman"/>
          <w:kern w:val="0"/>
          <w:sz w:val="22"/>
          <w:szCs w:val="22"/>
          <w:shd w:val="clear" w:color="auto" w:fill="FCFCFC"/>
        </w:rPr>
        <w:t>Ndukaihe</w:t>
      </w:r>
      <w:proofErr w:type="spellEnd"/>
      <w:r w:rsidRPr="00C3260F">
        <w:rPr>
          <w:rFonts w:ascii="Times New Roman" w:eastAsia="Times New Roman" w:hAnsi="Times New Roman"/>
          <w:kern w:val="0"/>
          <w:sz w:val="22"/>
          <w:szCs w:val="22"/>
          <w:shd w:val="clear" w:color="auto" w:fill="FCFCFC"/>
        </w:rPr>
        <w:t xml:space="preserve">, I. L. G., Bloxsom, N. G., Lewis, S., </w:t>
      </w:r>
      <w:proofErr w:type="spellStart"/>
      <w:r w:rsidRPr="00C3260F">
        <w:rPr>
          <w:rFonts w:ascii="Times New Roman" w:eastAsia="Times New Roman" w:hAnsi="Times New Roman"/>
          <w:kern w:val="0"/>
          <w:sz w:val="22"/>
          <w:szCs w:val="22"/>
          <w:shd w:val="clear" w:color="auto" w:fill="FCFCFC"/>
        </w:rPr>
        <w:t>Foroni</w:t>
      </w:r>
      <w:proofErr w:type="spellEnd"/>
      <w:r w:rsidRPr="00C3260F">
        <w:rPr>
          <w:rFonts w:ascii="Times New Roman" w:eastAsia="Times New Roman" w:hAnsi="Times New Roman"/>
          <w:kern w:val="0"/>
          <w:sz w:val="22"/>
          <w:szCs w:val="22"/>
          <w:shd w:val="clear" w:color="auto" w:fill="FCFCFC"/>
        </w:rPr>
        <w:t xml:space="preserve">, F., Willis, M., Cubillas, C. P., Vadillo, M. A., </w:t>
      </w:r>
      <w:proofErr w:type="spellStart"/>
      <w:r w:rsidRPr="00C3260F">
        <w:rPr>
          <w:rFonts w:ascii="Times New Roman" w:eastAsia="Times New Roman" w:hAnsi="Times New Roman"/>
          <w:kern w:val="0"/>
          <w:sz w:val="22"/>
          <w:szCs w:val="22"/>
          <w:shd w:val="clear" w:color="auto" w:fill="FCFCFC"/>
        </w:rPr>
        <w:t>Turiegano</w:t>
      </w:r>
      <w:proofErr w:type="spellEnd"/>
      <w:r w:rsidRPr="00C3260F">
        <w:rPr>
          <w:rFonts w:ascii="Times New Roman" w:eastAsia="Times New Roman" w:hAnsi="Times New Roman"/>
          <w:kern w:val="0"/>
          <w:sz w:val="22"/>
          <w:szCs w:val="22"/>
          <w:shd w:val="clear" w:color="auto" w:fill="FCFCFC"/>
        </w:rPr>
        <w:t xml:space="preserve">, E., Gilead, M., </w:t>
      </w:r>
      <w:proofErr w:type="spellStart"/>
      <w:r w:rsidRPr="00C3260F">
        <w:rPr>
          <w:rFonts w:ascii="Times New Roman" w:eastAsia="Times New Roman" w:hAnsi="Times New Roman"/>
          <w:kern w:val="0"/>
          <w:sz w:val="22"/>
          <w:szCs w:val="22"/>
          <w:shd w:val="clear" w:color="auto" w:fill="FCFCFC"/>
        </w:rPr>
        <w:t>Simchon</w:t>
      </w:r>
      <w:proofErr w:type="spellEnd"/>
      <w:r w:rsidRPr="00C3260F">
        <w:rPr>
          <w:rFonts w:ascii="Times New Roman" w:eastAsia="Times New Roman" w:hAnsi="Times New Roman"/>
          <w:kern w:val="0"/>
          <w:sz w:val="22"/>
          <w:szCs w:val="22"/>
          <w:shd w:val="clear" w:color="auto" w:fill="FCFCFC"/>
        </w:rPr>
        <w:t xml:space="preserve">, A., </w:t>
      </w:r>
      <w:proofErr w:type="spellStart"/>
      <w:r w:rsidRPr="00C3260F">
        <w:rPr>
          <w:rFonts w:ascii="Times New Roman" w:eastAsia="Times New Roman" w:hAnsi="Times New Roman"/>
          <w:kern w:val="0"/>
          <w:sz w:val="22"/>
          <w:szCs w:val="22"/>
          <w:shd w:val="clear" w:color="auto" w:fill="FCFCFC"/>
        </w:rPr>
        <w:t>Saribay</w:t>
      </w:r>
      <w:proofErr w:type="spellEnd"/>
      <w:r w:rsidRPr="00C3260F">
        <w:rPr>
          <w:rFonts w:ascii="Times New Roman" w:eastAsia="Times New Roman" w:hAnsi="Times New Roman"/>
          <w:kern w:val="0"/>
          <w:sz w:val="22"/>
          <w:szCs w:val="22"/>
          <w:shd w:val="clear" w:color="auto" w:fill="FCFCFC"/>
        </w:rPr>
        <w:t xml:space="preserve">, S. A., Owsley, N., Jang, C., . . . Baskin, E. (2021). To which world regions does the valence–dominance model of social perception apply?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(1), 159–169. https://doi.org/10.1038/s41562-020-01007-2</w:t>
      </w:r>
    </w:p>
    <w:p w14:paraId="4CF29E7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Kijilian</w:t>
      </w:r>
      <w:proofErr w:type="spellEnd"/>
      <w:r w:rsidRPr="00C3260F">
        <w:rPr>
          <w:rFonts w:ascii="Times New Roman" w:eastAsia="Times New Roman" w:hAnsi="Times New Roman"/>
          <w:kern w:val="0"/>
          <w:sz w:val="22"/>
          <w:szCs w:val="22"/>
          <w:shd w:val="clear" w:color="auto" w:fill="FCFCFC"/>
        </w:rPr>
        <w:t>, C., Sharifian, M., Paris, B., Iyer, A., &amp; Silan, M. A. (2022, September 2). PSA Study Capacity Report 2022-2023. https://doi.org/10.31234/osf.io/7krhn</w:t>
      </w:r>
    </w:p>
    <w:p w14:paraId="1307DE7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Klein, R. A., Cook, C. L., Ebersole, C. R., Vitiello, C., Nosek, B. A., Hilgard, J., Ahn, P. H., Brady, A. J., Chartier, C. R., Christopherson, C. D., Clay, S. L., </w:t>
      </w:r>
      <w:proofErr w:type="spellStart"/>
      <w:r w:rsidRPr="00C3260F">
        <w:rPr>
          <w:rFonts w:ascii="Times New Roman" w:eastAsia="Times New Roman" w:hAnsi="Times New Roman"/>
          <w:kern w:val="0"/>
          <w:sz w:val="22"/>
          <w:szCs w:val="22"/>
          <w:shd w:val="clear" w:color="auto" w:fill="FCFCFC"/>
        </w:rPr>
        <w:t>Collisson</w:t>
      </w:r>
      <w:proofErr w:type="spellEnd"/>
      <w:r w:rsidRPr="00C3260F">
        <w:rPr>
          <w:rFonts w:ascii="Times New Roman" w:eastAsia="Times New Roman" w:hAnsi="Times New Roman"/>
          <w:kern w:val="0"/>
          <w:sz w:val="22"/>
          <w:szCs w:val="22"/>
          <w:shd w:val="clear" w:color="auto" w:fill="FCFCFC"/>
        </w:rPr>
        <w:t xml:space="preserve">, B., Crawford, J. T., Cromar, R., Gardiner, G., Gosnell, C. L., Grahe, J., Hall, C. J., Howard, I., . . . Ratliff, K. A (2022). Many Labs 4: Failure to replicate mortality salience effect with and without original author involvement. </w:t>
      </w:r>
      <w:r w:rsidRPr="00C3260F">
        <w:rPr>
          <w:rFonts w:ascii="Times New Roman" w:eastAsia="Times New Roman" w:hAnsi="Times New Roman"/>
          <w:i/>
          <w:kern w:val="0"/>
          <w:sz w:val="22"/>
          <w:szCs w:val="22"/>
          <w:shd w:val="clear" w:color="auto" w:fill="FCFCFC"/>
        </w:rPr>
        <w:t>Collabra: Psychology</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8</w:t>
      </w:r>
      <w:r w:rsidRPr="00C3260F">
        <w:rPr>
          <w:rFonts w:ascii="Times New Roman" w:eastAsia="Times New Roman" w:hAnsi="Times New Roman"/>
          <w:kern w:val="0"/>
          <w:sz w:val="22"/>
          <w:szCs w:val="22"/>
          <w:shd w:val="clear" w:color="auto" w:fill="FCFCFC"/>
        </w:rPr>
        <w:t>(1), 35271.</w:t>
      </w:r>
      <w:hyperlink r:id="rId35">
        <w:r w:rsidRPr="00C3260F">
          <w:rPr>
            <w:rStyle w:val="af2"/>
            <w:rFonts w:ascii="Times New Roman" w:eastAsia="Times New Roman" w:hAnsi="Times New Roman"/>
            <w:kern w:val="0"/>
            <w:sz w:val="22"/>
            <w:szCs w:val="22"/>
            <w:shd w:val="clear" w:color="auto" w:fill="FCFCFC"/>
          </w:rPr>
          <w:t>https://doi.org/10.1525/collabra.35271</w:t>
        </w:r>
      </w:hyperlink>
    </w:p>
    <w:p w14:paraId="2FED8E96"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Klein, R. A., Ratliff, K. A., Vianello, M., Adams, R. B., </w:t>
      </w:r>
      <w:proofErr w:type="spellStart"/>
      <w:r w:rsidRPr="00C3260F">
        <w:rPr>
          <w:rFonts w:ascii="Times New Roman" w:eastAsia="Times New Roman" w:hAnsi="Times New Roman"/>
          <w:kern w:val="0"/>
          <w:sz w:val="22"/>
          <w:szCs w:val="22"/>
          <w:shd w:val="clear" w:color="auto" w:fill="FCFCFC"/>
        </w:rPr>
        <w:t>Bahník</w:t>
      </w:r>
      <w:proofErr w:type="spellEnd"/>
      <w:r w:rsidRPr="00C3260F">
        <w:rPr>
          <w:rFonts w:ascii="Times New Roman" w:eastAsia="Times New Roman" w:hAnsi="Times New Roman"/>
          <w:kern w:val="0"/>
          <w:sz w:val="22"/>
          <w:szCs w:val="22"/>
          <w:shd w:val="clear" w:color="auto" w:fill="FCFCFC"/>
        </w:rPr>
        <w:t xml:space="preserve">, Š., Bernstein, M. J., Bocian, K., Brandt, M. J., Brooks, B., Brumbaugh, C. C., </w:t>
      </w:r>
      <w:proofErr w:type="spellStart"/>
      <w:r w:rsidRPr="00C3260F">
        <w:rPr>
          <w:rFonts w:ascii="Times New Roman" w:eastAsia="Times New Roman" w:hAnsi="Times New Roman"/>
          <w:kern w:val="0"/>
          <w:sz w:val="22"/>
          <w:szCs w:val="22"/>
          <w:shd w:val="clear" w:color="auto" w:fill="FCFCFC"/>
        </w:rPr>
        <w:t>Cemalcilar</w:t>
      </w:r>
      <w:proofErr w:type="spellEnd"/>
      <w:r w:rsidRPr="00C3260F">
        <w:rPr>
          <w:rFonts w:ascii="Times New Roman" w:eastAsia="Times New Roman" w:hAnsi="Times New Roman"/>
          <w:kern w:val="0"/>
          <w:sz w:val="22"/>
          <w:szCs w:val="22"/>
          <w:shd w:val="clear" w:color="auto" w:fill="FCFCFC"/>
        </w:rPr>
        <w:t xml:space="preserve">, Z., Chandler, J., Cheong, W., Davis, W. E., Devos, T., Eisner, M., Frankowska, N., Furrow, D., Galliani, E. M., . . . Nosek, B. A. (2014). Investigating variation in replicability. </w:t>
      </w:r>
      <w:r w:rsidRPr="00C3260F">
        <w:rPr>
          <w:rFonts w:ascii="Times New Roman" w:eastAsia="Times New Roman" w:hAnsi="Times New Roman"/>
          <w:i/>
          <w:kern w:val="0"/>
          <w:sz w:val="22"/>
          <w:szCs w:val="22"/>
          <w:shd w:val="clear" w:color="auto" w:fill="FCFCFC"/>
        </w:rPr>
        <w:t>Social Psychology, 45</w:t>
      </w:r>
      <w:r w:rsidRPr="00C3260F">
        <w:rPr>
          <w:rFonts w:ascii="Times New Roman" w:eastAsia="Times New Roman" w:hAnsi="Times New Roman"/>
          <w:kern w:val="0"/>
          <w:sz w:val="22"/>
          <w:szCs w:val="22"/>
          <w:shd w:val="clear" w:color="auto" w:fill="FCFCFC"/>
        </w:rPr>
        <w:t>(3), 142–152. https://doi.org/10.1027/1864-9335/a000178</w:t>
      </w:r>
    </w:p>
    <w:p w14:paraId="25243C0B" w14:textId="77777777" w:rsidR="007465EF" w:rsidRPr="00C3260F" w:rsidRDefault="007465EF" w:rsidP="007465E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Klein, R. A., Vianello, M., Hasselman, F., Adams, B. G., Adams, R. B., Alper, S., Aveyard, M., Axt, J., Babalola, M. T., </w:t>
      </w:r>
      <w:proofErr w:type="spellStart"/>
      <w:r w:rsidRPr="00C3260F">
        <w:rPr>
          <w:rFonts w:ascii="Times New Roman" w:eastAsia="Times New Roman" w:hAnsi="Times New Roman"/>
          <w:kern w:val="0"/>
          <w:sz w:val="22"/>
          <w:szCs w:val="22"/>
          <w:shd w:val="clear" w:color="auto" w:fill="FCFCFC"/>
        </w:rPr>
        <w:t>Bahník</w:t>
      </w:r>
      <w:proofErr w:type="spellEnd"/>
      <w:r w:rsidRPr="00C3260F">
        <w:rPr>
          <w:rFonts w:ascii="Times New Roman" w:eastAsia="Times New Roman" w:hAnsi="Times New Roman"/>
          <w:kern w:val="0"/>
          <w:sz w:val="22"/>
          <w:szCs w:val="22"/>
          <w:shd w:val="clear" w:color="auto" w:fill="FCFCFC"/>
        </w:rPr>
        <w:t xml:space="preserve">, Š., Batra, R., Berkics, M., Bernstein, M. J., Berry, D. R., </w:t>
      </w:r>
      <w:proofErr w:type="spellStart"/>
      <w:r w:rsidRPr="00C3260F">
        <w:rPr>
          <w:rFonts w:ascii="Times New Roman" w:eastAsia="Times New Roman" w:hAnsi="Times New Roman"/>
          <w:kern w:val="0"/>
          <w:sz w:val="22"/>
          <w:szCs w:val="22"/>
          <w:shd w:val="clear" w:color="auto" w:fill="FCFCFC"/>
        </w:rPr>
        <w:t>Bialobrzeska</w:t>
      </w:r>
      <w:proofErr w:type="spellEnd"/>
      <w:r w:rsidRPr="00C3260F">
        <w:rPr>
          <w:rFonts w:ascii="Times New Roman" w:eastAsia="Times New Roman" w:hAnsi="Times New Roman"/>
          <w:kern w:val="0"/>
          <w:sz w:val="22"/>
          <w:szCs w:val="22"/>
          <w:shd w:val="clear" w:color="auto" w:fill="FCFCFC"/>
        </w:rPr>
        <w:t xml:space="preserve">, O., Binan, E. D., Bocian, K., Brandt, M. J., Busching, R., . . . Lazarević, L. B. (2018). Many labs 2: Investigating variation in replicability across samples and settings. </w:t>
      </w:r>
      <w:r w:rsidRPr="00C3260F">
        <w:rPr>
          <w:rFonts w:ascii="Times New Roman" w:eastAsia="Times New Roman" w:hAnsi="Times New Roman"/>
          <w:i/>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(4), 443–490. https://doi.org/10.1177/2515245918810225</w:t>
      </w:r>
    </w:p>
    <w:p w14:paraId="4783DBC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KOF Swiss Economic Institute. (2022) </w:t>
      </w:r>
      <w:r w:rsidRPr="00C3260F">
        <w:rPr>
          <w:rFonts w:ascii="Times New Roman" w:eastAsia="Times New Roman" w:hAnsi="Times New Roman"/>
          <w:i/>
          <w:kern w:val="0"/>
          <w:sz w:val="22"/>
          <w:szCs w:val="22"/>
          <w:shd w:val="clear" w:color="auto" w:fill="FCFCFC"/>
        </w:rPr>
        <w:t xml:space="preserve">KOF </w:t>
      </w:r>
      <w:proofErr w:type="spellStart"/>
      <w:r w:rsidRPr="00C3260F">
        <w:rPr>
          <w:rFonts w:ascii="Times New Roman" w:eastAsia="Times New Roman" w:hAnsi="Times New Roman"/>
          <w:i/>
          <w:kern w:val="0"/>
          <w:sz w:val="22"/>
          <w:szCs w:val="22"/>
          <w:shd w:val="clear" w:color="auto" w:fill="FCFCFC"/>
        </w:rPr>
        <w:t>Globalisation</w:t>
      </w:r>
      <w:proofErr w:type="spellEnd"/>
      <w:r w:rsidRPr="00C3260F">
        <w:rPr>
          <w:rFonts w:ascii="Times New Roman" w:eastAsia="Times New Roman" w:hAnsi="Times New Roman"/>
          <w:i/>
          <w:kern w:val="0"/>
          <w:sz w:val="22"/>
          <w:szCs w:val="22"/>
          <w:shd w:val="clear" w:color="auto" w:fill="FCFCFC"/>
        </w:rPr>
        <w:t xml:space="preserve"> Index. </w:t>
      </w:r>
      <w:r w:rsidRPr="00C3260F">
        <w:rPr>
          <w:rFonts w:ascii="Times New Roman" w:eastAsia="Times New Roman" w:hAnsi="Times New Roman"/>
          <w:kern w:val="0"/>
          <w:sz w:val="22"/>
          <w:szCs w:val="22"/>
          <w:shd w:val="clear" w:color="auto" w:fill="FCFCFC"/>
        </w:rPr>
        <w:t>https://kof.ethz.ch/en/forecasts-and-indicators/indicators/kof-globalisation-index.html</w:t>
      </w:r>
    </w:p>
    <w:p w14:paraId="2893E9A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Laitin</w:t>
      </w:r>
      <w:proofErr w:type="spellEnd"/>
      <w:r w:rsidRPr="00C3260F">
        <w:rPr>
          <w:rFonts w:ascii="Times New Roman" w:eastAsia="Times New Roman" w:hAnsi="Times New Roman"/>
          <w:kern w:val="0"/>
          <w:sz w:val="22"/>
          <w:szCs w:val="22"/>
          <w:shd w:val="clear" w:color="auto" w:fill="FCFCFC"/>
        </w:rPr>
        <w:t>, D. D. (2000). What is a language community? American Journal of Political Science, 44(1), 142. https://doi.org/10.2307/2669300</w:t>
      </w:r>
    </w:p>
    <w:p w14:paraId="4D770BD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Lin, Z., &amp; Li, N. (2022). Global diversity of authors, editors, and journal ownership across subdisciplines of psychology: Current state and policy implications. </w:t>
      </w:r>
      <w:r w:rsidRPr="00C3260F">
        <w:rPr>
          <w:rFonts w:ascii="Times New Roman" w:eastAsia="Times New Roman" w:hAnsi="Times New Roman"/>
          <w:i/>
          <w:kern w:val="0"/>
          <w:sz w:val="22"/>
          <w:szCs w:val="22"/>
          <w:shd w:val="clear" w:color="auto" w:fill="FCFCFC"/>
        </w:rPr>
        <w:t>Perspectives on Psychological Science</w:t>
      </w:r>
      <w:r w:rsidRPr="00C3260F">
        <w:rPr>
          <w:rFonts w:ascii="Times New Roman" w:eastAsia="Times New Roman" w:hAnsi="Times New Roman"/>
          <w:kern w:val="0"/>
          <w:sz w:val="22"/>
          <w:szCs w:val="22"/>
          <w:shd w:val="clear" w:color="auto" w:fill="FCFCFC"/>
        </w:rPr>
        <w:t>, 17456916221091831.</w:t>
      </w:r>
      <w:hyperlink r:id="rId36">
        <w:r w:rsidRPr="00C3260F">
          <w:rPr>
            <w:rStyle w:val="af2"/>
            <w:rFonts w:ascii="Times New Roman" w:eastAsia="Times New Roman" w:hAnsi="Times New Roman"/>
            <w:kern w:val="0"/>
            <w:sz w:val="22"/>
            <w:szCs w:val="22"/>
            <w:shd w:val="clear" w:color="auto" w:fill="FCFCFC"/>
          </w:rPr>
          <w:t xml:space="preserve"> </w:t>
        </w:r>
      </w:hyperlink>
      <w:hyperlink r:id="rId37">
        <w:r w:rsidRPr="00C3260F">
          <w:rPr>
            <w:rStyle w:val="af2"/>
            <w:rFonts w:ascii="Times New Roman" w:eastAsia="Times New Roman" w:hAnsi="Times New Roman"/>
            <w:kern w:val="0"/>
            <w:sz w:val="22"/>
            <w:szCs w:val="22"/>
            <w:shd w:val="clear" w:color="auto" w:fill="FCFCFC"/>
          </w:rPr>
          <w:t>https://doi.org/10.1177/17456916221091831</w:t>
        </w:r>
      </w:hyperlink>
    </w:p>
    <w:p w14:paraId="6B0D6FE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Lukács, G. (2021). </w:t>
      </w:r>
      <w:proofErr w:type="spellStart"/>
      <w:r w:rsidRPr="00C3260F">
        <w:rPr>
          <w:rFonts w:ascii="Times New Roman" w:eastAsia="Times New Roman" w:hAnsi="Times New Roman"/>
          <w:kern w:val="0"/>
          <w:sz w:val="22"/>
          <w:szCs w:val="22"/>
          <w:shd w:val="clear" w:color="auto" w:fill="FCFCFC"/>
        </w:rPr>
        <w:t>neatStats</w:t>
      </w:r>
      <w:proofErr w:type="spellEnd"/>
      <w:r w:rsidRPr="00C3260F">
        <w:rPr>
          <w:rFonts w:ascii="Times New Roman" w:eastAsia="Times New Roman" w:hAnsi="Times New Roman"/>
          <w:kern w:val="0"/>
          <w:sz w:val="22"/>
          <w:szCs w:val="22"/>
          <w:shd w:val="clear" w:color="auto" w:fill="FCFCFC"/>
        </w:rPr>
        <w:t xml:space="preserve">: An R package for a neat pipeline from raw data to reportable statistics in psychological science. </w:t>
      </w:r>
      <w:r w:rsidRPr="00C3260F">
        <w:rPr>
          <w:rFonts w:ascii="Times New Roman" w:eastAsia="Times New Roman" w:hAnsi="Times New Roman"/>
          <w:i/>
          <w:kern w:val="0"/>
          <w:sz w:val="22"/>
          <w:szCs w:val="22"/>
          <w:shd w:val="clear" w:color="auto" w:fill="FCFCFC"/>
        </w:rPr>
        <w:t>The Quantitative Methods for Psychology, 17</w:t>
      </w:r>
      <w:r w:rsidRPr="00C3260F">
        <w:rPr>
          <w:rFonts w:ascii="Times New Roman" w:eastAsia="Times New Roman" w:hAnsi="Times New Roman"/>
          <w:kern w:val="0"/>
          <w:sz w:val="22"/>
          <w:szCs w:val="22"/>
          <w:shd w:val="clear" w:color="auto" w:fill="FCFCFC"/>
        </w:rPr>
        <w:t xml:space="preserve">(1), 7–23. </w:t>
      </w:r>
      <w:hyperlink r:id="rId38">
        <w:r w:rsidRPr="00C3260F">
          <w:rPr>
            <w:rStyle w:val="af2"/>
            <w:rFonts w:ascii="Times New Roman" w:eastAsia="Times New Roman" w:hAnsi="Times New Roman"/>
            <w:kern w:val="0"/>
            <w:sz w:val="22"/>
            <w:szCs w:val="22"/>
            <w:shd w:val="clear" w:color="auto" w:fill="FCFCFC"/>
          </w:rPr>
          <w:t>https://doi.org/10.20982/tqmp.17.1.p007</w:t>
        </w:r>
      </w:hyperlink>
    </w:p>
    <w:p w14:paraId="7D8B9B8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Ly, A., Raj, A., Etz, A., Marsman, M., Gronau, Q. F.,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 J. (2018). Bayesian </w:t>
      </w:r>
      <w:proofErr w:type="spellStart"/>
      <w:r w:rsidRPr="00C3260F">
        <w:rPr>
          <w:rFonts w:ascii="Times New Roman" w:eastAsia="Times New Roman" w:hAnsi="Times New Roman"/>
          <w:kern w:val="0"/>
          <w:sz w:val="22"/>
          <w:szCs w:val="22"/>
          <w:shd w:val="clear" w:color="auto" w:fill="FCFCFC"/>
        </w:rPr>
        <w:t>reanalyses</w:t>
      </w:r>
      <w:proofErr w:type="spellEnd"/>
      <w:r w:rsidRPr="00C3260F">
        <w:rPr>
          <w:rFonts w:ascii="Times New Roman" w:eastAsia="Times New Roman" w:hAnsi="Times New Roman"/>
          <w:kern w:val="0"/>
          <w:sz w:val="22"/>
          <w:szCs w:val="22"/>
          <w:shd w:val="clear" w:color="auto" w:fill="FCFCFC"/>
        </w:rPr>
        <w:t xml:space="preserve"> from summary statistics: a guide for academic consumers. Advances in Methods and Practices in Psychological Science, 1(3), 367-374. https://doi.org/10.1177/2515245918779348</w:t>
      </w:r>
    </w:p>
    <w:p w14:paraId="6FD99DE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Medin, D., </w:t>
      </w:r>
      <w:proofErr w:type="spellStart"/>
      <w:r w:rsidRPr="00C3260F">
        <w:rPr>
          <w:rFonts w:ascii="Times New Roman" w:eastAsia="Times New Roman" w:hAnsi="Times New Roman"/>
          <w:kern w:val="0"/>
          <w:sz w:val="22"/>
          <w:szCs w:val="22"/>
          <w:shd w:val="clear" w:color="auto" w:fill="FCFCFC"/>
        </w:rPr>
        <w:t>Ojalehto</w:t>
      </w:r>
      <w:proofErr w:type="spellEnd"/>
      <w:r w:rsidRPr="00C3260F">
        <w:rPr>
          <w:rFonts w:ascii="Times New Roman" w:eastAsia="Times New Roman" w:hAnsi="Times New Roman"/>
          <w:kern w:val="0"/>
          <w:sz w:val="22"/>
          <w:szCs w:val="22"/>
          <w:shd w:val="clear" w:color="auto" w:fill="FCFCFC"/>
        </w:rPr>
        <w:t xml:space="preserve">, B., Marin, A., &amp; Bang, M. (2017). Systems of (non-) diversity.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1</w:t>
      </w:r>
      <w:r w:rsidRPr="00C3260F">
        <w:rPr>
          <w:rFonts w:ascii="Times New Roman" w:eastAsia="Times New Roman" w:hAnsi="Times New Roman"/>
          <w:kern w:val="0"/>
          <w:sz w:val="22"/>
          <w:szCs w:val="22"/>
          <w:shd w:val="clear" w:color="auto" w:fill="FCFCFC"/>
        </w:rPr>
        <w:t>(5), 0088. https://doi.org/10.1038/s41562-017-0088</w:t>
      </w:r>
    </w:p>
    <w:p w14:paraId="0A8C3C8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Melitz, J., &amp; Toubal, F. (2014). Native language, spoken language, translation and trade. </w:t>
      </w:r>
      <w:r w:rsidRPr="00D40878">
        <w:rPr>
          <w:rFonts w:ascii="Times New Roman" w:eastAsia="Times New Roman" w:hAnsi="Times New Roman"/>
          <w:i/>
          <w:iCs/>
          <w:kern w:val="0"/>
          <w:sz w:val="22"/>
          <w:szCs w:val="22"/>
          <w:shd w:val="clear" w:color="auto" w:fill="FCFCFC"/>
        </w:rPr>
        <w:t>Journal of International Economics, 93</w:t>
      </w:r>
      <w:r w:rsidRPr="00C3260F">
        <w:rPr>
          <w:rFonts w:ascii="Times New Roman" w:eastAsia="Times New Roman" w:hAnsi="Times New Roman"/>
          <w:kern w:val="0"/>
          <w:sz w:val="22"/>
          <w:szCs w:val="22"/>
          <w:shd w:val="clear" w:color="auto" w:fill="FCFCFC"/>
        </w:rPr>
        <w:t>(2), 351-363. https://doi.org/10.1016/j.jinteco.2014.04.004</w:t>
      </w:r>
    </w:p>
    <w:p w14:paraId="40FAE02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Miller, R., Lambert, M. L., </w:t>
      </w:r>
      <w:proofErr w:type="spellStart"/>
      <w:r w:rsidRPr="00C3260F">
        <w:rPr>
          <w:rFonts w:ascii="Times New Roman" w:eastAsia="Times New Roman" w:hAnsi="Times New Roman"/>
          <w:kern w:val="0"/>
          <w:sz w:val="22"/>
          <w:szCs w:val="22"/>
          <w:shd w:val="clear" w:color="auto" w:fill="FCFCFC"/>
        </w:rPr>
        <w:t>Frohnwieser</w:t>
      </w:r>
      <w:proofErr w:type="spellEnd"/>
      <w:r w:rsidRPr="00C3260F">
        <w:rPr>
          <w:rFonts w:ascii="Times New Roman" w:eastAsia="Times New Roman" w:hAnsi="Times New Roman"/>
          <w:kern w:val="0"/>
          <w:sz w:val="22"/>
          <w:szCs w:val="22"/>
          <w:shd w:val="clear" w:color="auto" w:fill="FCFCFC"/>
        </w:rPr>
        <w:t xml:space="preserve">, A., Brecht, K. F., </w:t>
      </w:r>
      <w:proofErr w:type="spellStart"/>
      <w:r w:rsidRPr="00C3260F">
        <w:rPr>
          <w:rFonts w:ascii="Times New Roman" w:eastAsia="Times New Roman" w:hAnsi="Times New Roman"/>
          <w:kern w:val="0"/>
          <w:sz w:val="22"/>
          <w:szCs w:val="22"/>
          <w:shd w:val="clear" w:color="auto" w:fill="FCFCFC"/>
        </w:rPr>
        <w:t>Bugnyar</w:t>
      </w:r>
      <w:proofErr w:type="spellEnd"/>
      <w:r w:rsidRPr="00C3260F">
        <w:rPr>
          <w:rFonts w:ascii="Times New Roman" w:eastAsia="Times New Roman" w:hAnsi="Times New Roman"/>
          <w:kern w:val="0"/>
          <w:sz w:val="22"/>
          <w:szCs w:val="22"/>
          <w:shd w:val="clear" w:color="auto" w:fill="FCFCFC"/>
        </w:rPr>
        <w:t xml:space="preserve">, T., Crampton, I., ... &amp; Clayton, N. S. (2022). Socio-ecological correlates of neophobia in corvids. </w:t>
      </w:r>
      <w:r w:rsidRPr="00C3260F">
        <w:rPr>
          <w:rFonts w:ascii="Times New Roman" w:eastAsia="Times New Roman" w:hAnsi="Times New Roman"/>
          <w:i/>
          <w:kern w:val="0"/>
          <w:sz w:val="22"/>
          <w:szCs w:val="22"/>
          <w:shd w:val="clear" w:color="auto" w:fill="FCFCFC"/>
        </w:rPr>
        <w:t>Current Biology, 32</w:t>
      </w:r>
      <w:r w:rsidRPr="00C3260F">
        <w:rPr>
          <w:rFonts w:ascii="Times New Roman" w:eastAsia="Times New Roman" w:hAnsi="Times New Roman"/>
          <w:kern w:val="0"/>
          <w:sz w:val="22"/>
          <w:szCs w:val="22"/>
          <w:shd w:val="clear" w:color="auto" w:fill="FCFCFC"/>
        </w:rPr>
        <w:t>(1), 74-85. https://doi.org/10.1016/j.cub.2021.10.045</w:t>
      </w:r>
    </w:p>
    <w:p w14:paraId="7375511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Moshontz</w:t>
      </w:r>
      <w:proofErr w:type="spellEnd"/>
      <w:r w:rsidRPr="00C3260F">
        <w:rPr>
          <w:rFonts w:ascii="Times New Roman" w:eastAsia="Times New Roman" w:hAnsi="Times New Roman"/>
          <w:kern w:val="0"/>
          <w:sz w:val="22"/>
          <w:szCs w:val="22"/>
          <w:shd w:val="clear" w:color="auto" w:fill="FCFCFC"/>
        </w:rPr>
        <w:t xml:space="preserve">, H., Campbell, L., Ebersole, C. R.,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Urry, H. L., Forscher, P. S., ... &amp; Chartier, C. R. (2018). The Psychological Science Accelerator: Advancing psychology through a distributed collaborative network. </w:t>
      </w:r>
      <w:r w:rsidRPr="00C3260F">
        <w:rPr>
          <w:rFonts w:ascii="Times New Roman" w:eastAsia="Times New Roman" w:hAnsi="Times New Roman"/>
          <w:i/>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(4), 501-515.</w:t>
      </w:r>
      <w:hyperlink r:id="rId39">
        <w:r w:rsidRPr="00C3260F">
          <w:rPr>
            <w:rStyle w:val="af2"/>
            <w:rFonts w:ascii="Times New Roman" w:eastAsia="Times New Roman" w:hAnsi="Times New Roman"/>
            <w:kern w:val="0"/>
            <w:sz w:val="22"/>
            <w:szCs w:val="22"/>
            <w:shd w:val="clear" w:color="auto" w:fill="FCFCFC"/>
          </w:rPr>
          <w:t xml:space="preserve"> </w:t>
        </w:r>
      </w:hyperlink>
      <w:hyperlink r:id="rId40">
        <w:r w:rsidRPr="00C3260F">
          <w:rPr>
            <w:rStyle w:val="af2"/>
            <w:rFonts w:ascii="Times New Roman" w:eastAsia="Times New Roman" w:hAnsi="Times New Roman"/>
            <w:kern w:val="0"/>
            <w:sz w:val="22"/>
            <w:szCs w:val="22"/>
            <w:shd w:val="clear" w:color="auto" w:fill="FCFCFC"/>
          </w:rPr>
          <w:t>https://doi.org/10.1177/2515245918797607</w:t>
        </w:r>
      </w:hyperlink>
    </w:p>
    <w:p w14:paraId="76B3D56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Muthukrishna</w:t>
      </w:r>
      <w:proofErr w:type="spellEnd"/>
      <w:r w:rsidRPr="00C3260F">
        <w:rPr>
          <w:rFonts w:ascii="Times New Roman" w:eastAsia="Times New Roman" w:hAnsi="Times New Roman"/>
          <w:kern w:val="0"/>
          <w:sz w:val="22"/>
          <w:szCs w:val="22"/>
          <w:shd w:val="clear" w:color="auto" w:fill="FCFCFC"/>
        </w:rPr>
        <w:t xml:space="preserve">, M., Bell, A. V., Henrich, J., Curtin, C. M., </w:t>
      </w:r>
      <w:proofErr w:type="spellStart"/>
      <w:r w:rsidRPr="00C3260F">
        <w:rPr>
          <w:rFonts w:ascii="Times New Roman" w:eastAsia="Times New Roman" w:hAnsi="Times New Roman"/>
          <w:kern w:val="0"/>
          <w:sz w:val="22"/>
          <w:szCs w:val="22"/>
          <w:shd w:val="clear" w:color="auto" w:fill="FCFCFC"/>
        </w:rPr>
        <w:t>Gedranovich</w:t>
      </w:r>
      <w:proofErr w:type="spellEnd"/>
      <w:r w:rsidRPr="00C3260F">
        <w:rPr>
          <w:rFonts w:ascii="Times New Roman" w:eastAsia="Times New Roman" w:hAnsi="Times New Roman"/>
          <w:kern w:val="0"/>
          <w:sz w:val="22"/>
          <w:szCs w:val="22"/>
          <w:shd w:val="clear" w:color="auto" w:fill="FCFCFC"/>
        </w:rPr>
        <w:t>, A., McInerney, J., &amp; Thue, B. (2020). Beyond Western, Educated, Industrial, Rich, and Democratic (WEIRD) psychology: Measuring and mapping scales of cultural and psychological distance. Psychological science, 31(6), 678-701. https://doi.org/10.1177/0956797620916782</w:t>
      </w:r>
    </w:p>
    <w:p w14:paraId="6C0F0E0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Nielsen, M., Haun, D., </w:t>
      </w:r>
      <w:proofErr w:type="spellStart"/>
      <w:r w:rsidRPr="00C3260F">
        <w:rPr>
          <w:rFonts w:ascii="Times New Roman" w:eastAsia="Times New Roman" w:hAnsi="Times New Roman"/>
          <w:kern w:val="0"/>
          <w:sz w:val="22"/>
          <w:szCs w:val="22"/>
          <w:shd w:val="clear" w:color="auto" w:fill="FCFCFC"/>
        </w:rPr>
        <w:t>Kärtner</w:t>
      </w:r>
      <w:proofErr w:type="spellEnd"/>
      <w:r w:rsidRPr="00C3260F">
        <w:rPr>
          <w:rFonts w:ascii="Times New Roman" w:eastAsia="Times New Roman" w:hAnsi="Times New Roman"/>
          <w:kern w:val="0"/>
          <w:sz w:val="22"/>
          <w:szCs w:val="22"/>
          <w:shd w:val="clear" w:color="auto" w:fill="FCFCFC"/>
        </w:rPr>
        <w:t xml:space="preserve">, J., &amp; Legare, C. H. (2017). The persistent sampling bias in developmental psychology: A call to action. </w:t>
      </w:r>
      <w:r w:rsidRPr="00C3260F">
        <w:rPr>
          <w:rFonts w:ascii="Times New Roman" w:eastAsia="Times New Roman" w:hAnsi="Times New Roman"/>
          <w:i/>
          <w:kern w:val="0"/>
          <w:sz w:val="22"/>
          <w:szCs w:val="22"/>
          <w:shd w:val="clear" w:color="auto" w:fill="FCFCFC"/>
        </w:rPr>
        <w:t>Journal of Experimental Child Psychology, 162</w:t>
      </w:r>
      <w:r w:rsidRPr="00C3260F">
        <w:rPr>
          <w:rFonts w:ascii="Times New Roman" w:eastAsia="Times New Roman" w:hAnsi="Times New Roman"/>
          <w:kern w:val="0"/>
          <w:sz w:val="22"/>
          <w:szCs w:val="22"/>
          <w:shd w:val="clear" w:color="auto" w:fill="FCFCFC"/>
        </w:rPr>
        <w:t>, 31–38. https://doi.org/10.1016/j.jecp.2017.04.017</w:t>
      </w:r>
    </w:p>
    <w:p w14:paraId="189B4B7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Nogrady, B. (2023). </w:t>
      </w:r>
      <w:proofErr w:type="spellStart"/>
      <w:r w:rsidRPr="00C3260F">
        <w:rPr>
          <w:rFonts w:ascii="Times New Roman" w:eastAsia="Times New Roman" w:hAnsi="Times New Roman"/>
          <w:kern w:val="0"/>
          <w:sz w:val="22"/>
          <w:szCs w:val="22"/>
          <w:shd w:val="clear" w:color="auto" w:fill="FCFCFC"/>
        </w:rPr>
        <w:t>Hyperauthorship</w:t>
      </w:r>
      <w:proofErr w:type="spellEnd"/>
      <w:r w:rsidRPr="00C3260F">
        <w:rPr>
          <w:rFonts w:ascii="Times New Roman" w:eastAsia="Times New Roman" w:hAnsi="Times New Roman"/>
          <w:kern w:val="0"/>
          <w:sz w:val="22"/>
          <w:szCs w:val="22"/>
          <w:shd w:val="clear" w:color="auto" w:fill="FCFCFC"/>
        </w:rPr>
        <w:t xml:space="preserve">: the publishing challenges for ‘big team’ science. </w:t>
      </w:r>
      <w:r w:rsidRPr="00C3260F">
        <w:rPr>
          <w:rFonts w:ascii="Times New Roman" w:eastAsia="Times New Roman" w:hAnsi="Times New Roman"/>
          <w:i/>
          <w:kern w:val="0"/>
          <w:sz w:val="22"/>
          <w:szCs w:val="22"/>
          <w:shd w:val="clear" w:color="auto" w:fill="FCFCFC"/>
        </w:rPr>
        <w:t>Nature, 615</w:t>
      </w:r>
      <w:r w:rsidRPr="00C3260F">
        <w:rPr>
          <w:rFonts w:ascii="Times New Roman" w:eastAsia="Times New Roman" w:hAnsi="Times New Roman"/>
          <w:kern w:val="0"/>
          <w:sz w:val="22"/>
          <w:szCs w:val="22"/>
          <w:shd w:val="clear" w:color="auto" w:fill="FCFCFC"/>
        </w:rPr>
        <w:t>, 175-177. https://doi.org/10.1038/d41586-023-00575-3</w:t>
      </w:r>
    </w:p>
    <w:p w14:paraId="18AACB0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Open Science Collaboration. (2015). Estimating the reproducibility of psychological science. </w:t>
      </w:r>
      <w:r w:rsidRPr="00C3260F">
        <w:rPr>
          <w:rFonts w:ascii="Times New Roman" w:eastAsia="Times New Roman" w:hAnsi="Times New Roman"/>
          <w:i/>
          <w:kern w:val="0"/>
          <w:sz w:val="22"/>
          <w:szCs w:val="22"/>
          <w:shd w:val="clear" w:color="auto" w:fill="FCFCFC"/>
        </w:rPr>
        <w:t>Science, 349</w:t>
      </w:r>
      <w:r w:rsidRPr="00C3260F">
        <w:rPr>
          <w:rFonts w:ascii="Times New Roman" w:eastAsia="Times New Roman" w:hAnsi="Times New Roman"/>
          <w:kern w:val="0"/>
          <w:sz w:val="22"/>
          <w:szCs w:val="22"/>
          <w:shd w:val="clear" w:color="auto" w:fill="FCFCFC"/>
        </w:rPr>
        <w:t>(6251), aac4716. https://doi.org/10.1126/science.aac4716</w:t>
      </w:r>
    </w:p>
    <w:p w14:paraId="2D5EFB04" w14:textId="77777777" w:rsidR="007465EF" w:rsidRPr="007465EF" w:rsidRDefault="007465EF" w:rsidP="007465E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7465EF">
        <w:rPr>
          <w:rFonts w:ascii="Times New Roman" w:eastAsia="Times New Roman" w:hAnsi="Times New Roman"/>
          <w:kern w:val="0"/>
          <w:sz w:val="22"/>
          <w:szCs w:val="22"/>
          <w:shd w:val="clear" w:color="auto" w:fill="FCFCFC"/>
        </w:rPr>
        <w:t xml:space="preserve">Our World in Data. (2023 July 17). </w:t>
      </w:r>
      <w:r w:rsidRPr="007465EF">
        <w:rPr>
          <w:rFonts w:ascii="Times New Roman" w:eastAsia="Times New Roman" w:hAnsi="Times New Roman"/>
          <w:i/>
          <w:kern w:val="0"/>
          <w:sz w:val="22"/>
          <w:szCs w:val="22"/>
          <w:shd w:val="clear" w:color="auto" w:fill="FCFCFC"/>
        </w:rPr>
        <w:t xml:space="preserve">Average years of schooling. </w:t>
      </w:r>
      <w:r w:rsidRPr="007465EF">
        <w:rPr>
          <w:rFonts w:ascii="Times New Roman" w:eastAsia="Times New Roman" w:hAnsi="Times New Roman"/>
          <w:kern w:val="0"/>
          <w:sz w:val="22"/>
          <w:szCs w:val="22"/>
          <w:shd w:val="clear" w:color="auto" w:fill="FCFCFC"/>
        </w:rPr>
        <w:t>https://ourworldindata.org/grapher/mean-years-of-schooling-long-run</w:t>
      </w:r>
    </w:p>
    <w:p w14:paraId="6B3AB6B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Paris, B.,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&amp; Forscher, P. S. (2020, December 2). PSA 2020-2021 study capacity report. https://doi.org/10.31234/osf.io/v9zma</w:t>
      </w:r>
    </w:p>
    <w:p w14:paraId="46812E2D" w14:textId="5CFDFAD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Pavlov, Y. G., Adamian, N., </w:t>
      </w:r>
      <w:proofErr w:type="spellStart"/>
      <w:r w:rsidRPr="00C3260F">
        <w:rPr>
          <w:rFonts w:ascii="Times New Roman" w:eastAsia="Times New Roman" w:hAnsi="Times New Roman"/>
          <w:kern w:val="0"/>
          <w:sz w:val="22"/>
          <w:szCs w:val="22"/>
          <w:shd w:val="clear" w:color="auto" w:fill="FCFCFC"/>
        </w:rPr>
        <w:t>Appelhoff</w:t>
      </w:r>
      <w:proofErr w:type="spellEnd"/>
      <w:r w:rsidRPr="00C3260F">
        <w:rPr>
          <w:rFonts w:ascii="Times New Roman" w:eastAsia="Times New Roman" w:hAnsi="Times New Roman"/>
          <w:kern w:val="0"/>
          <w:sz w:val="22"/>
          <w:szCs w:val="22"/>
          <w:shd w:val="clear" w:color="auto" w:fill="FCFCFC"/>
        </w:rPr>
        <w:t xml:space="preserve">, S., Arvaneh, M., Benwell, C. S. Y., Beste, C., Bland, A. R., Bradford, D. E., </w:t>
      </w:r>
      <w:proofErr w:type="spellStart"/>
      <w:r w:rsidRPr="00C3260F">
        <w:rPr>
          <w:rFonts w:ascii="Times New Roman" w:eastAsia="Times New Roman" w:hAnsi="Times New Roman"/>
          <w:kern w:val="0"/>
          <w:sz w:val="22"/>
          <w:szCs w:val="22"/>
          <w:shd w:val="clear" w:color="auto" w:fill="FCFCFC"/>
        </w:rPr>
        <w:t>Bublatzky</w:t>
      </w:r>
      <w:proofErr w:type="spellEnd"/>
      <w:r w:rsidRPr="00C3260F">
        <w:rPr>
          <w:rFonts w:ascii="Times New Roman" w:eastAsia="Times New Roman" w:hAnsi="Times New Roman"/>
          <w:kern w:val="0"/>
          <w:sz w:val="22"/>
          <w:szCs w:val="22"/>
          <w:shd w:val="clear" w:color="auto" w:fill="FCFCFC"/>
        </w:rPr>
        <w:t xml:space="preserve">, F., Busch, N. A., Clayson, P. E., Cruse, D., </w:t>
      </w:r>
      <w:proofErr w:type="spellStart"/>
      <w:r w:rsidRPr="00C3260F">
        <w:rPr>
          <w:rFonts w:ascii="Times New Roman" w:eastAsia="Times New Roman" w:hAnsi="Times New Roman"/>
          <w:kern w:val="0"/>
          <w:sz w:val="22"/>
          <w:szCs w:val="22"/>
          <w:shd w:val="clear" w:color="auto" w:fill="FCFCFC"/>
        </w:rPr>
        <w:t>Czeszumski</w:t>
      </w:r>
      <w:proofErr w:type="spellEnd"/>
      <w:r w:rsidRPr="00C3260F">
        <w:rPr>
          <w:rFonts w:ascii="Times New Roman" w:eastAsia="Times New Roman" w:hAnsi="Times New Roman"/>
          <w:kern w:val="0"/>
          <w:sz w:val="22"/>
          <w:szCs w:val="22"/>
          <w:shd w:val="clear" w:color="auto" w:fill="FCFCFC"/>
        </w:rPr>
        <w:t xml:space="preserve">, A., </w:t>
      </w:r>
      <w:proofErr w:type="spellStart"/>
      <w:r w:rsidRPr="00C3260F">
        <w:rPr>
          <w:rFonts w:ascii="Times New Roman" w:eastAsia="Times New Roman" w:hAnsi="Times New Roman"/>
          <w:kern w:val="0"/>
          <w:sz w:val="22"/>
          <w:szCs w:val="22"/>
          <w:shd w:val="clear" w:color="auto" w:fill="FCFCFC"/>
        </w:rPr>
        <w:t>Dreber</w:t>
      </w:r>
      <w:proofErr w:type="spellEnd"/>
      <w:r w:rsidRPr="00C3260F">
        <w:rPr>
          <w:rFonts w:ascii="Times New Roman" w:eastAsia="Times New Roman" w:hAnsi="Times New Roman"/>
          <w:kern w:val="0"/>
          <w:sz w:val="22"/>
          <w:szCs w:val="22"/>
          <w:shd w:val="clear" w:color="auto" w:fill="FCFCFC"/>
        </w:rPr>
        <w:t>, A., Dumas, G., Ehinger, B., Ganis, G., He, X., Hinojosa, J. A., . . . Mushtaq, F. (2021).</w:t>
      </w:r>
      <w:r w:rsidR="00D40878">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kern w:val="0"/>
          <w:sz w:val="22"/>
          <w:szCs w:val="22"/>
          <w:shd w:val="clear" w:color="auto" w:fill="FCFCFC"/>
        </w:rPr>
        <w:t xml:space="preserve">#EEGManyLabs: Investigating the replicability of influential EEG experiments. </w:t>
      </w:r>
      <w:r w:rsidRPr="00C3260F">
        <w:rPr>
          <w:rFonts w:ascii="Times New Roman" w:eastAsia="Times New Roman" w:hAnsi="Times New Roman"/>
          <w:i/>
          <w:kern w:val="0"/>
          <w:sz w:val="22"/>
          <w:szCs w:val="22"/>
          <w:shd w:val="clear" w:color="auto" w:fill="FCFCFC"/>
        </w:rPr>
        <w:t>Cortex, 144</w:t>
      </w:r>
      <w:r w:rsidRPr="00C3260F">
        <w:rPr>
          <w:rFonts w:ascii="Times New Roman" w:eastAsia="Times New Roman" w:hAnsi="Times New Roman"/>
          <w:kern w:val="0"/>
          <w:sz w:val="22"/>
          <w:szCs w:val="22"/>
          <w:shd w:val="clear" w:color="auto" w:fill="FCFCFC"/>
        </w:rPr>
        <w:t>, 213–229. https://doi.org/10/gjx8qt</w:t>
      </w:r>
    </w:p>
    <w:p w14:paraId="64D5532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Pollet, T. V., &amp; Saxton, T. K. (2019). How diverse are the samples used in the journals ‘Evolution &amp; Human Behavior’ and ‘Evolutionary Psychology’? </w:t>
      </w:r>
      <w:r w:rsidRPr="00C3260F">
        <w:rPr>
          <w:rFonts w:ascii="Times New Roman" w:eastAsia="Times New Roman" w:hAnsi="Times New Roman"/>
          <w:i/>
          <w:kern w:val="0"/>
          <w:sz w:val="22"/>
          <w:szCs w:val="22"/>
          <w:shd w:val="clear" w:color="auto" w:fill="FCFCFC"/>
        </w:rPr>
        <w:t>Evolutionary Psychological Science, 5</w:t>
      </w:r>
      <w:r w:rsidRPr="00C3260F">
        <w:rPr>
          <w:rFonts w:ascii="Times New Roman" w:eastAsia="Times New Roman" w:hAnsi="Times New Roman"/>
          <w:kern w:val="0"/>
          <w:sz w:val="22"/>
          <w:szCs w:val="22"/>
          <w:shd w:val="clear" w:color="auto" w:fill="FCFCFC"/>
        </w:rPr>
        <w:t>(3), 357–368. https://doi.org/10.1007/s40806-019-00192-2</w:t>
      </w:r>
    </w:p>
    <w:p w14:paraId="66E3109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Psychological Science Accelerator Self-Determination Theory Collaboration. (2022). A global experiment on motivating social distancing during the COVID-19 pandemic. </w:t>
      </w:r>
      <w:r w:rsidRPr="00C3260F">
        <w:rPr>
          <w:rFonts w:ascii="Times New Roman" w:eastAsia="Times New Roman" w:hAnsi="Times New Roman"/>
          <w:i/>
          <w:kern w:val="0"/>
          <w:sz w:val="22"/>
          <w:szCs w:val="22"/>
          <w:shd w:val="clear" w:color="auto" w:fill="FCFCFC"/>
        </w:rPr>
        <w:t>Proceedings of the National Academy of Sciences, 119</w:t>
      </w:r>
      <w:r w:rsidRPr="00C3260F">
        <w:rPr>
          <w:rFonts w:ascii="Times New Roman" w:eastAsia="Times New Roman" w:hAnsi="Times New Roman"/>
          <w:kern w:val="0"/>
          <w:sz w:val="22"/>
          <w:szCs w:val="22"/>
          <w:shd w:val="clear" w:color="auto" w:fill="FCFCFC"/>
        </w:rPr>
        <w:t>(22), e2111091119. https://doi.org/10.1073/pnas.2111091119</w:t>
      </w:r>
    </w:p>
    <w:p w14:paraId="2FFFAD5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Rad, M. S., </w:t>
      </w:r>
      <w:proofErr w:type="spellStart"/>
      <w:r w:rsidRPr="00C3260F">
        <w:rPr>
          <w:rFonts w:ascii="Times New Roman" w:eastAsia="Times New Roman" w:hAnsi="Times New Roman"/>
          <w:kern w:val="0"/>
          <w:sz w:val="22"/>
          <w:szCs w:val="22"/>
          <w:shd w:val="clear" w:color="auto" w:fill="FCFCFC"/>
        </w:rPr>
        <w:t>Martingano</w:t>
      </w:r>
      <w:proofErr w:type="spellEnd"/>
      <w:r w:rsidRPr="00C3260F">
        <w:rPr>
          <w:rFonts w:ascii="Times New Roman" w:eastAsia="Times New Roman" w:hAnsi="Times New Roman"/>
          <w:kern w:val="0"/>
          <w:sz w:val="22"/>
          <w:szCs w:val="22"/>
          <w:shd w:val="clear" w:color="auto" w:fill="FCFCFC"/>
        </w:rPr>
        <w:t xml:space="preserve">, A. J., &amp; </w:t>
      </w:r>
      <w:proofErr w:type="spellStart"/>
      <w:r w:rsidRPr="00C3260F">
        <w:rPr>
          <w:rFonts w:ascii="Times New Roman" w:eastAsia="Times New Roman" w:hAnsi="Times New Roman"/>
          <w:kern w:val="0"/>
          <w:sz w:val="22"/>
          <w:szCs w:val="22"/>
          <w:shd w:val="clear" w:color="auto" w:fill="FCFCFC"/>
        </w:rPr>
        <w:t>Ginges</w:t>
      </w:r>
      <w:proofErr w:type="spellEnd"/>
      <w:r w:rsidRPr="00C3260F">
        <w:rPr>
          <w:rFonts w:ascii="Times New Roman" w:eastAsia="Times New Roman" w:hAnsi="Times New Roman"/>
          <w:kern w:val="0"/>
          <w:sz w:val="22"/>
          <w:szCs w:val="22"/>
          <w:shd w:val="clear" w:color="auto" w:fill="FCFCFC"/>
        </w:rPr>
        <w:t xml:space="preserve">, J. (2018). Toward a psychology of Homo sapiens: Making psychological science more representative of the human population. </w:t>
      </w:r>
      <w:r w:rsidRPr="00C3260F">
        <w:rPr>
          <w:rFonts w:ascii="Times New Roman" w:eastAsia="Times New Roman" w:hAnsi="Times New Roman"/>
          <w:i/>
          <w:kern w:val="0"/>
          <w:sz w:val="22"/>
          <w:szCs w:val="22"/>
          <w:shd w:val="clear" w:color="auto" w:fill="FCFCFC"/>
        </w:rPr>
        <w:t>Proceedings of the National Academy of Sciences, 115</w:t>
      </w:r>
      <w:r w:rsidRPr="00C3260F">
        <w:rPr>
          <w:rFonts w:ascii="Times New Roman" w:eastAsia="Times New Roman" w:hAnsi="Times New Roman"/>
          <w:kern w:val="0"/>
          <w:sz w:val="22"/>
          <w:szCs w:val="22"/>
          <w:shd w:val="clear" w:color="auto" w:fill="FCFCFC"/>
        </w:rPr>
        <w:t>(45), 11401–11405.</w:t>
      </w:r>
      <w:hyperlink r:id="rId41">
        <w:r w:rsidRPr="00C3260F">
          <w:rPr>
            <w:rStyle w:val="af2"/>
            <w:rFonts w:ascii="Times New Roman" w:eastAsia="Times New Roman" w:hAnsi="Times New Roman"/>
            <w:kern w:val="0"/>
            <w:sz w:val="22"/>
            <w:szCs w:val="22"/>
            <w:shd w:val="clear" w:color="auto" w:fill="FCFCFC"/>
          </w:rPr>
          <w:t xml:space="preserve"> </w:t>
        </w:r>
      </w:hyperlink>
      <w:hyperlink r:id="rId42">
        <w:r w:rsidRPr="00C3260F">
          <w:rPr>
            <w:rStyle w:val="af2"/>
            <w:rFonts w:ascii="Times New Roman" w:eastAsia="Times New Roman" w:hAnsi="Times New Roman"/>
            <w:kern w:val="0"/>
            <w:sz w:val="22"/>
            <w:szCs w:val="22"/>
            <w:shd w:val="clear" w:color="auto" w:fill="FCFCFC"/>
          </w:rPr>
          <w:t>https://doi.org/10.1073/pnas.1721165115</w:t>
        </w:r>
      </w:hyperlink>
    </w:p>
    <w:p w14:paraId="7EA9EFE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Rahal, R.-M., Fiedler, S., Adetula, A., Berntsson, R. P.-A., </w:t>
      </w:r>
      <w:proofErr w:type="spellStart"/>
      <w:r w:rsidRPr="00C3260F">
        <w:rPr>
          <w:rFonts w:ascii="Times New Roman" w:eastAsia="Times New Roman" w:hAnsi="Times New Roman"/>
          <w:kern w:val="0"/>
          <w:sz w:val="22"/>
          <w:szCs w:val="22"/>
          <w:shd w:val="clear" w:color="auto" w:fill="FCFCFC"/>
        </w:rPr>
        <w:t>Dirnagl</w:t>
      </w:r>
      <w:proofErr w:type="spellEnd"/>
      <w:r w:rsidRPr="00C3260F">
        <w:rPr>
          <w:rFonts w:ascii="Times New Roman" w:eastAsia="Times New Roman" w:hAnsi="Times New Roman"/>
          <w:kern w:val="0"/>
          <w:sz w:val="22"/>
          <w:szCs w:val="22"/>
          <w:shd w:val="clear" w:color="auto" w:fill="FCFCFC"/>
        </w:rPr>
        <w:t xml:space="preserve">, U., Feld, G. B., </w:t>
      </w:r>
      <w:proofErr w:type="spellStart"/>
      <w:r w:rsidRPr="00C3260F">
        <w:rPr>
          <w:rFonts w:ascii="Times New Roman" w:eastAsia="Times New Roman" w:hAnsi="Times New Roman"/>
          <w:kern w:val="0"/>
          <w:sz w:val="22"/>
          <w:szCs w:val="22"/>
          <w:shd w:val="clear" w:color="auto" w:fill="FCFCFC"/>
        </w:rPr>
        <w:t>Fiebach</w:t>
      </w:r>
      <w:proofErr w:type="spellEnd"/>
      <w:r w:rsidRPr="00C3260F">
        <w:rPr>
          <w:rFonts w:ascii="Times New Roman" w:eastAsia="Times New Roman" w:hAnsi="Times New Roman"/>
          <w:kern w:val="0"/>
          <w:sz w:val="22"/>
          <w:szCs w:val="22"/>
          <w:shd w:val="clear" w:color="auto" w:fill="FCFCFC"/>
        </w:rPr>
        <w:t xml:space="preserve">, C. J., Himi, S. A., Horner, A. J., Lonsdorf, T. B., </w:t>
      </w:r>
      <w:proofErr w:type="spellStart"/>
      <w:r w:rsidRPr="00C3260F">
        <w:rPr>
          <w:rFonts w:ascii="Times New Roman" w:eastAsia="Times New Roman" w:hAnsi="Times New Roman"/>
          <w:kern w:val="0"/>
          <w:sz w:val="22"/>
          <w:szCs w:val="22"/>
          <w:shd w:val="clear" w:color="auto" w:fill="FCFCFC"/>
        </w:rPr>
        <w:t>Schönbrodt</w:t>
      </w:r>
      <w:proofErr w:type="spellEnd"/>
      <w:r w:rsidRPr="00C3260F">
        <w:rPr>
          <w:rFonts w:ascii="Times New Roman" w:eastAsia="Times New Roman" w:hAnsi="Times New Roman"/>
          <w:kern w:val="0"/>
          <w:sz w:val="22"/>
          <w:szCs w:val="22"/>
          <w:shd w:val="clear" w:color="auto" w:fill="FCFCFC"/>
        </w:rPr>
        <w:t xml:space="preserve">, F., Silan, M. A. A., Wenzler, M., &amp; Azevedo, F. (2023). Quality research needs good working conditions.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kern w:val="0"/>
          <w:sz w:val="22"/>
          <w:szCs w:val="22"/>
          <w:shd w:val="clear" w:color="auto" w:fill="FCFCFC"/>
        </w:rPr>
        <w:t>, 1–4. https://doi.org/10.1038/s41562-022-01508-2</w:t>
      </w:r>
    </w:p>
    <w:p w14:paraId="5865FA3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R Core Team (2023). R: A language and environment for statistical computing. R Foundation for Statistical Computing, Vienna, Austria.</w:t>
      </w:r>
      <w:hyperlink r:id="rId43">
        <w:r w:rsidRPr="00C3260F">
          <w:rPr>
            <w:rStyle w:val="af2"/>
            <w:rFonts w:ascii="Times New Roman" w:eastAsia="Times New Roman" w:hAnsi="Times New Roman"/>
            <w:kern w:val="0"/>
            <w:sz w:val="22"/>
            <w:szCs w:val="22"/>
            <w:shd w:val="clear" w:color="auto" w:fill="FCFCFC"/>
          </w:rPr>
          <w:t xml:space="preserve"> </w:t>
        </w:r>
      </w:hyperlink>
      <w:hyperlink r:id="rId44">
        <w:r w:rsidRPr="00C3260F">
          <w:rPr>
            <w:rStyle w:val="af2"/>
            <w:rFonts w:ascii="Times New Roman" w:eastAsia="Times New Roman" w:hAnsi="Times New Roman"/>
            <w:kern w:val="0"/>
            <w:sz w:val="22"/>
            <w:szCs w:val="22"/>
            <w:shd w:val="clear" w:color="auto" w:fill="FCFCFC"/>
          </w:rPr>
          <w:t>https://www.R-project.org/</w:t>
        </w:r>
      </w:hyperlink>
    </w:p>
    <w:p w14:paraId="5B3DD75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Ruggeri, K., Panin, A., </w:t>
      </w:r>
      <w:proofErr w:type="spellStart"/>
      <w:r w:rsidRPr="00C3260F">
        <w:rPr>
          <w:rFonts w:ascii="Times New Roman" w:eastAsia="Times New Roman" w:hAnsi="Times New Roman"/>
          <w:kern w:val="0"/>
          <w:sz w:val="22"/>
          <w:szCs w:val="22"/>
          <w:shd w:val="clear" w:color="auto" w:fill="FCFCFC"/>
        </w:rPr>
        <w:t>Vdovic</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Većkalov</w:t>
      </w:r>
      <w:proofErr w:type="spellEnd"/>
      <w:r w:rsidRPr="00C3260F">
        <w:rPr>
          <w:rFonts w:ascii="Times New Roman" w:eastAsia="Times New Roman" w:hAnsi="Times New Roman"/>
          <w:kern w:val="0"/>
          <w:sz w:val="22"/>
          <w:szCs w:val="22"/>
          <w:shd w:val="clear" w:color="auto" w:fill="FCFCFC"/>
        </w:rPr>
        <w:t xml:space="preserve">, B., Abdul-Salaam, N., Achterberg, J., Akil, C., Amatya, J., Amatya, K., Andersen, T. L., Aquino, S., </w:t>
      </w:r>
      <w:proofErr w:type="spellStart"/>
      <w:r w:rsidRPr="00C3260F">
        <w:rPr>
          <w:rFonts w:ascii="Times New Roman" w:eastAsia="Times New Roman" w:hAnsi="Times New Roman"/>
          <w:kern w:val="0"/>
          <w:sz w:val="22"/>
          <w:szCs w:val="22"/>
          <w:shd w:val="clear" w:color="auto" w:fill="FCFCFC"/>
        </w:rPr>
        <w:t>Arunasalam</w:t>
      </w:r>
      <w:proofErr w:type="spellEnd"/>
      <w:r w:rsidRPr="00C3260F">
        <w:rPr>
          <w:rFonts w:ascii="Times New Roman" w:eastAsia="Times New Roman" w:hAnsi="Times New Roman"/>
          <w:kern w:val="0"/>
          <w:sz w:val="22"/>
          <w:szCs w:val="22"/>
          <w:shd w:val="clear" w:color="auto" w:fill="FCFCFC"/>
        </w:rPr>
        <w:t xml:space="preserve">, A., Ashcroft-Jones, S., Askelund, A. D., </w:t>
      </w:r>
      <w:proofErr w:type="spellStart"/>
      <w:r w:rsidRPr="00C3260F">
        <w:rPr>
          <w:rFonts w:ascii="Times New Roman" w:eastAsia="Times New Roman" w:hAnsi="Times New Roman"/>
          <w:kern w:val="0"/>
          <w:sz w:val="22"/>
          <w:szCs w:val="22"/>
          <w:shd w:val="clear" w:color="auto" w:fill="FCFCFC"/>
        </w:rPr>
        <w:t>Ayacaxli</w:t>
      </w:r>
      <w:proofErr w:type="spellEnd"/>
      <w:r w:rsidRPr="00C3260F">
        <w:rPr>
          <w:rFonts w:ascii="Times New Roman" w:eastAsia="Times New Roman" w:hAnsi="Times New Roman"/>
          <w:kern w:val="0"/>
          <w:sz w:val="22"/>
          <w:szCs w:val="22"/>
          <w:shd w:val="clear" w:color="auto" w:fill="FCFCFC"/>
        </w:rPr>
        <w:t xml:space="preserve">, N., </w:t>
      </w:r>
      <w:proofErr w:type="spellStart"/>
      <w:r w:rsidRPr="00C3260F">
        <w:rPr>
          <w:rFonts w:ascii="Times New Roman" w:eastAsia="Times New Roman" w:hAnsi="Times New Roman"/>
          <w:kern w:val="0"/>
          <w:sz w:val="22"/>
          <w:szCs w:val="22"/>
          <w:shd w:val="clear" w:color="auto" w:fill="FCFCFC"/>
        </w:rPr>
        <w:t>Sheshdeh</w:t>
      </w:r>
      <w:proofErr w:type="spellEnd"/>
      <w:r w:rsidRPr="00C3260F">
        <w:rPr>
          <w:rFonts w:ascii="Times New Roman" w:eastAsia="Times New Roman" w:hAnsi="Times New Roman"/>
          <w:kern w:val="0"/>
          <w:sz w:val="22"/>
          <w:szCs w:val="22"/>
          <w:shd w:val="clear" w:color="auto" w:fill="FCFCFC"/>
        </w:rPr>
        <w:t xml:space="preserve">, A. B., Bailey, A., Arroyo, P. B., Mejía, G. B., . . . Meyer, S. A. (2022). The </w:t>
      </w:r>
      <w:proofErr w:type="spellStart"/>
      <w:r w:rsidRPr="00C3260F">
        <w:rPr>
          <w:rFonts w:ascii="Times New Roman" w:eastAsia="Times New Roman" w:hAnsi="Times New Roman"/>
          <w:kern w:val="0"/>
          <w:sz w:val="22"/>
          <w:szCs w:val="22"/>
          <w:shd w:val="clear" w:color="auto" w:fill="FCFCFC"/>
        </w:rPr>
        <w:t>globalizability</w:t>
      </w:r>
      <w:proofErr w:type="spellEnd"/>
      <w:r w:rsidRPr="00C3260F">
        <w:rPr>
          <w:rFonts w:ascii="Times New Roman" w:eastAsia="Times New Roman" w:hAnsi="Times New Roman"/>
          <w:kern w:val="0"/>
          <w:sz w:val="22"/>
          <w:szCs w:val="22"/>
          <w:shd w:val="clear" w:color="auto" w:fill="FCFCFC"/>
        </w:rPr>
        <w:t xml:space="preserve"> of temporal discounting.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6</w:t>
      </w:r>
      <w:r w:rsidRPr="00C3260F">
        <w:rPr>
          <w:rFonts w:ascii="Times New Roman" w:eastAsia="Times New Roman" w:hAnsi="Times New Roman"/>
          <w:kern w:val="0"/>
          <w:sz w:val="22"/>
          <w:szCs w:val="22"/>
          <w:shd w:val="clear" w:color="auto" w:fill="FCFCFC"/>
        </w:rPr>
        <w:t>(10), 1386–1397. https://doi.org/10.1038/s41562-022-01392-w</w:t>
      </w:r>
    </w:p>
    <w:p w14:paraId="6E7B14F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Schimmelpfennig, R., Spicer, R., White, C. J. M., Gervais, W., </w:t>
      </w:r>
      <w:proofErr w:type="spellStart"/>
      <w:r w:rsidRPr="00C3260F">
        <w:rPr>
          <w:rFonts w:ascii="Times New Roman" w:eastAsia="Times New Roman" w:hAnsi="Times New Roman"/>
          <w:kern w:val="0"/>
          <w:sz w:val="22"/>
          <w:szCs w:val="22"/>
          <w:shd w:val="clear" w:color="auto" w:fill="FCFCFC"/>
        </w:rPr>
        <w:t>Norenzayan</w:t>
      </w:r>
      <w:proofErr w:type="spellEnd"/>
      <w:r w:rsidRPr="00C3260F">
        <w:rPr>
          <w:rFonts w:ascii="Times New Roman" w:eastAsia="Times New Roman" w:hAnsi="Times New Roman"/>
          <w:kern w:val="0"/>
          <w:sz w:val="22"/>
          <w:szCs w:val="22"/>
          <w:shd w:val="clear" w:color="auto" w:fill="FCFCFC"/>
        </w:rPr>
        <w:t xml:space="preserve">, A., Heine, S. J., Henrich, J., &amp; </w:t>
      </w:r>
      <w:proofErr w:type="spellStart"/>
      <w:r w:rsidRPr="00C3260F">
        <w:rPr>
          <w:rFonts w:ascii="Times New Roman" w:eastAsia="Times New Roman" w:hAnsi="Times New Roman"/>
          <w:kern w:val="0"/>
          <w:sz w:val="22"/>
          <w:szCs w:val="22"/>
          <w:shd w:val="clear" w:color="auto" w:fill="FCFCFC"/>
        </w:rPr>
        <w:t>Muthukrishna</w:t>
      </w:r>
      <w:proofErr w:type="spellEnd"/>
      <w:r w:rsidRPr="00C3260F">
        <w:rPr>
          <w:rFonts w:ascii="Times New Roman" w:eastAsia="Times New Roman" w:hAnsi="Times New Roman"/>
          <w:kern w:val="0"/>
          <w:sz w:val="22"/>
          <w:szCs w:val="22"/>
          <w:shd w:val="clear" w:color="auto" w:fill="FCFCFC"/>
        </w:rPr>
        <w:t xml:space="preserve">, M. (2023). A problem in theory and more: Measuring the moderating role of culture in Many Labs 2. </w:t>
      </w:r>
      <w:proofErr w:type="spellStart"/>
      <w:r w:rsidRPr="00C3260F">
        <w:rPr>
          <w:rFonts w:ascii="Times New Roman" w:eastAsia="Times New Roman" w:hAnsi="Times New Roman"/>
          <w:i/>
          <w:kern w:val="0"/>
          <w:sz w:val="22"/>
          <w:szCs w:val="22"/>
          <w:shd w:val="clear" w:color="auto" w:fill="FCFCFC"/>
        </w:rPr>
        <w:t>PsyArXiv</w:t>
      </w:r>
      <w:proofErr w:type="spellEnd"/>
      <w:r w:rsidRPr="00C3260F">
        <w:rPr>
          <w:rFonts w:ascii="Times New Roman" w:eastAsia="Times New Roman" w:hAnsi="Times New Roman"/>
          <w:kern w:val="0"/>
          <w:sz w:val="22"/>
          <w:szCs w:val="22"/>
          <w:shd w:val="clear" w:color="auto" w:fill="FCFCFC"/>
        </w:rPr>
        <w:t>. https://doi.org/10.31234/osf.io/hmnrx</w:t>
      </w:r>
    </w:p>
    <w:p w14:paraId="02E1662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Simpson, E. H. (1949). Measurement of diversity. </w:t>
      </w:r>
      <w:r w:rsidRPr="00C3260F">
        <w:rPr>
          <w:rFonts w:ascii="Times New Roman" w:eastAsia="Times New Roman" w:hAnsi="Times New Roman"/>
          <w:i/>
          <w:kern w:val="0"/>
          <w:sz w:val="22"/>
          <w:szCs w:val="22"/>
          <w:shd w:val="clear" w:color="auto" w:fill="FCFCFC"/>
        </w:rPr>
        <w:t>Nature, 163</w:t>
      </w:r>
      <w:r w:rsidRPr="00C3260F">
        <w:rPr>
          <w:rFonts w:ascii="Times New Roman" w:eastAsia="Times New Roman" w:hAnsi="Times New Roman"/>
          <w:kern w:val="0"/>
          <w:sz w:val="22"/>
          <w:szCs w:val="22"/>
          <w:shd w:val="clear" w:color="auto" w:fill="FCFCFC"/>
        </w:rPr>
        <w:t>(4148), 688-688.</w:t>
      </w:r>
    </w:p>
    <w:p w14:paraId="1C18FF8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60" w:name="_Hlk156908024"/>
      <w:r w:rsidRPr="00C3260F">
        <w:rPr>
          <w:rFonts w:ascii="Times New Roman" w:eastAsia="Times New Roman" w:hAnsi="Times New Roman"/>
          <w:kern w:val="0"/>
          <w:sz w:val="22"/>
          <w:szCs w:val="22"/>
          <w:shd w:val="clear" w:color="auto" w:fill="FCFCFC"/>
        </w:rPr>
        <w:lastRenderedPageBreak/>
        <w:t xml:space="preserve">Thalmayer, A. G., </w:t>
      </w:r>
      <w:proofErr w:type="spellStart"/>
      <w:r w:rsidRPr="00C3260F">
        <w:rPr>
          <w:rFonts w:ascii="Times New Roman" w:eastAsia="Times New Roman" w:hAnsi="Times New Roman"/>
          <w:kern w:val="0"/>
          <w:sz w:val="22"/>
          <w:szCs w:val="22"/>
          <w:shd w:val="clear" w:color="auto" w:fill="FCFCFC"/>
        </w:rPr>
        <w:t>Toscanelli</w:t>
      </w:r>
      <w:proofErr w:type="spellEnd"/>
      <w:r w:rsidRPr="00C3260F">
        <w:rPr>
          <w:rFonts w:ascii="Times New Roman" w:eastAsia="Times New Roman" w:hAnsi="Times New Roman"/>
          <w:kern w:val="0"/>
          <w:sz w:val="22"/>
          <w:szCs w:val="22"/>
          <w:shd w:val="clear" w:color="auto" w:fill="FCFCFC"/>
        </w:rPr>
        <w:t xml:space="preserve">, C., &amp; Arnett, J. J. (2021). The neglected 95% revisited: Is American psychology becoming less American? </w:t>
      </w:r>
      <w:r w:rsidRPr="00C3260F">
        <w:rPr>
          <w:rFonts w:ascii="Times New Roman" w:eastAsia="Times New Roman" w:hAnsi="Times New Roman"/>
          <w:i/>
          <w:kern w:val="0"/>
          <w:sz w:val="22"/>
          <w:szCs w:val="22"/>
          <w:shd w:val="clear" w:color="auto" w:fill="FCFCFC"/>
        </w:rPr>
        <w:t>American Psychologist, 76</w:t>
      </w:r>
      <w:r w:rsidRPr="00C3260F">
        <w:rPr>
          <w:rFonts w:ascii="Times New Roman" w:eastAsia="Times New Roman" w:hAnsi="Times New Roman"/>
          <w:kern w:val="0"/>
          <w:sz w:val="22"/>
          <w:szCs w:val="22"/>
          <w:shd w:val="clear" w:color="auto" w:fill="FCFCFC"/>
        </w:rPr>
        <w:t>(1), 116–129. https://doi.org/10.1037/amp0000622</w:t>
      </w:r>
    </w:p>
    <w:bookmarkEnd w:id="60"/>
    <w:p w14:paraId="061070BC"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(2022a). </w:t>
      </w:r>
      <w:r w:rsidRPr="00C3260F">
        <w:rPr>
          <w:rFonts w:ascii="Times New Roman" w:eastAsia="Times New Roman" w:hAnsi="Times New Roman"/>
          <w:i/>
          <w:kern w:val="0"/>
          <w:sz w:val="22"/>
          <w:szCs w:val="22"/>
          <w:shd w:val="clear" w:color="auto" w:fill="FCFCFC"/>
        </w:rPr>
        <w:t xml:space="preserve">World development indicators: GDP per capita. </w:t>
      </w:r>
      <w:hyperlink r:id="rId45">
        <w:r w:rsidRPr="005C7D3B">
          <w:rPr>
            <w:rStyle w:val="af2"/>
            <w:rFonts w:ascii="Times New Roman" w:eastAsia="Times New Roman" w:hAnsi="Times New Roman"/>
            <w:kern w:val="0"/>
            <w:sz w:val="22"/>
            <w:szCs w:val="22"/>
            <w:shd w:val="clear" w:color="auto" w:fill="FCFCFC"/>
          </w:rPr>
          <w:t>https://data.worldbank.org.cn/indicator/NY.GDP.PCAP.CN</w:t>
        </w:r>
      </w:hyperlink>
    </w:p>
    <w:p w14:paraId="3FC1A2BB"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(2022b). </w:t>
      </w:r>
      <w:r w:rsidRPr="00C3260F">
        <w:rPr>
          <w:rFonts w:ascii="Times New Roman" w:eastAsia="Times New Roman" w:hAnsi="Times New Roman"/>
          <w:i/>
          <w:kern w:val="0"/>
          <w:sz w:val="22"/>
          <w:szCs w:val="22"/>
          <w:shd w:val="clear" w:color="auto" w:fill="FCFCFC"/>
        </w:rPr>
        <w:t>World development indicators: Urban population (proportion in total population).</w:t>
      </w:r>
      <w:r w:rsidRPr="00C3260F">
        <w:rPr>
          <w:rFonts w:ascii="Times New Roman" w:eastAsia="Times New Roman" w:hAnsi="Times New Roman"/>
          <w:kern w:val="0"/>
          <w:sz w:val="22"/>
          <w:szCs w:val="22"/>
          <w:shd w:val="clear" w:color="auto" w:fill="FCFCFC"/>
        </w:rPr>
        <w:t xml:space="preserve"> </w:t>
      </w:r>
      <w:hyperlink r:id="rId46">
        <w:r w:rsidRPr="005C7D3B">
          <w:rPr>
            <w:rStyle w:val="af2"/>
            <w:rFonts w:ascii="Times New Roman" w:eastAsia="Times New Roman" w:hAnsi="Times New Roman"/>
            <w:kern w:val="0"/>
            <w:sz w:val="22"/>
            <w:szCs w:val="22"/>
            <w:shd w:val="clear" w:color="auto" w:fill="FCFCFC"/>
          </w:rPr>
          <w:t>https://data.worldbank.org.cn/indicator/SP.URB.TOTL.IN.ZS?end=2022&amp;start=1960&amp;view=chart</w:t>
        </w:r>
      </w:hyperlink>
    </w:p>
    <w:p w14:paraId="028CAFE3"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(2022c). </w:t>
      </w:r>
      <w:r w:rsidRPr="00C3260F">
        <w:rPr>
          <w:rFonts w:ascii="Times New Roman" w:eastAsia="Times New Roman" w:hAnsi="Times New Roman"/>
          <w:i/>
          <w:kern w:val="0"/>
          <w:sz w:val="22"/>
          <w:szCs w:val="22"/>
          <w:shd w:val="clear" w:color="auto" w:fill="FCFCFC"/>
        </w:rPr>
        <w:t>World development indicators: Individuals using the Internet (% of population).</w:t>
      </w:r>
      <w:r w:rsidRPr="00C3260F">
        <w:rPr>
          <w:rFonts w:ascii="Times New Roman" w:eastAsia="Times New Roman" w:hAnsi="Times New Roman"/>
          <w:kern w:val="0"/>
          <w:sz w:val="22"/>
          <w:szCs w:val="22"/>
          <w:shd w:val="clear" w:color="auto" w:fill="FCFCFC"/>
        </w:rPr>
        <w:t xml:space="preserve"> </w:t>
      </w:r>
      <w:hyperlink r:id="rId47">
        <w:r w:rsidRPr="005C7D3B">
          <w:rPr>
            <w:rStyle w:val="af2"/>
            <w:rFonts w:ascii="Times New Roman" w:eastAsia="Times New Roman" w:hAnsi="Times New Roman"/>
            <w:kern w:val="0"/>
            <w:sz w:val="22"/>
            <w:szCs w:val="22"/>
            <w:shd w:val="clear" w:color="auto" w:fill="FCFCFC"/>
          </w:rPr>
          <w:t>https://data.worldbank.org.cn/indicator/IT.NET.USER.ZS</w:t>
        </w:r>
      </w:hyperlink>
    </w:p>
    <w:p w14:paraId="57E4FDC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Tindle</w:t>
      </w:r>
      <w:proofErr w:type="spellEnd"/>
      <w:r w:rsidRPr="00C3260F">
        <w:rPr>
          <w:rFonts w:ascii="Times New Roman" w:eastAsia="Times New Roman" w:hAnsi="Times New Roman"/>
          <w:kern w:val="0"/>
          <w:sz w:val="22"/>
          <w:szCs w:val="22"/>
          <w:shd w:val="clear" w:color="auto" w:fill="FCFCFC"/>
        </w:rPr>
        <w:t xml:space="preserve">, R. (2021). Improving the global reach of psychological research. </w:t>
      </w:r>
      <w:r w:rsidRPr="00C3260F">
        <w:rPr>
          <w:rFonts w:ascii="Times New Roman" w:eastAsia="Times New Roman" w:hAnsi="Times New Roman"/>
          <w:i/>
          <w:kern w:val="0"/>
          <w:sz w:val="22"/>
          <w:szCs w:val="22"/>
          <w:shd w:val="clear" w:color="auto" w:fill="FCFCFC"/>
        </w:rPr>
        <w:t>Discover Psychology, 1</w:t>
      </w:r>
      <w:r w:rsidRPr="00C3260F">
        <w:rPr>
          <w:rFonts w:ascii="Times New Roman" w:eastAsia="Times New Roman" w:hAnsi="Times New Roman"/>
          <w:kern w:val="0"/>
          <w:sz w:val="22"/>
          <w:szCs w:val="22"/>
          <w:shd w:val="clear" w:color="auto" w:fill="FCFCFC"/>
        </w:rPr>
        <w:t>, 1-4. https://doi.org/10.1007/s44202-021-00004-4</w:t>
      </w:r>
    </w:p>
    <w:p w14:paraId="6DF5400F" w14:textId="77777777" w:rsidR="007465EF" w:rsidRPr="007465EF" w:rsidRDefault="007465EF" w:rsidP="007465E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7465EF">
        <w:rPr>
          <w:rFonts w:ascii="Times New Roman" w:eastAsia="Times New Roman" w:hAnsi="Times New Roman"/>
          <w:kern w:val="0"/>
          <w:sz w:val="22"/>
          <w:szCs w:val="22"/>
          <w:shd w:val="clear" w:color="auto" w:fill="FCFCFC"/>
        </w:rPr>
        <w:t>Tiokhin</w:t>
      </w:r>
      <w:proofErr w:type="spellEnd"/>
      <w:r w:rsidRPr="007465EF">
        <w:rPr>
          <w:rFonts w:ascii="Times New Roman" w:eastAsia="Times New Roman" w:hAnsi="Times New Roman"/>
          <w:kern w:val="0"/>
          <w:sz w:val="22"/>
          <w:szCs w:val="22"/>
          <w:shd w:val="clear" w:color="auto" w:fill="FCFCFC"/>
        </w:rPr>
        <w:t xml:space="preserve">, L., Hackman, J., Munira, S., Jesmin, K., &amp; Hruschka, D. (2019). Generalizability is not optional: Insights from a cross-cultural study of social discounting. </w:t>
      </w:r>
      <w:r w:rsidRPr="007465EF">
        <w:rPr>
          <w:rFonts w:ascii="Times New Roman" w:eastAsia="Times New Roman" w:hAnsi="Times New Roman"/>
          <w:i/>
          <w:kern w:val="0"/>
          <w:sz w:val="22"/>
          <w:szCs w:val="22"/>
          <w:shd w:val="clear" w:color="auto" w:fill="FCFCFC"/>
        </w:rPr>
        <w:t>Royal Society open science, 6</w:t>
      </w:r>
      <w:r w:rsidRPr="007465EF">
        <w:rPr>
          <w:rFonts w:ascii="Times New Roman" w:eastAsia="Times New Roman" w:hAnsi="Times New Roman"/>
          <w:kern w:val="0"/>
          <w:sz w:val="22"/>
          <w:szCs w:val="22"/>
          <w:shd w:val="clear" w:color="auto" w:fill="FCFCFC"/>
        </w:rPr>
        <w:t>(2), 181386.</w:t>
      </w:r>
      <w:hyperlink r:id="rId48">
        <w:r w:rsidRPr="007465EF">
          <w:rPr>
            <w:rStyle w:val="af2"/>
            <w:rFonts w:ascii="Times New Roman" w:eastAsia="Times New Roman" w:hAnsi="Times New Roman"/>
            <w:kern w:val="0"/>
            <w:sz w:val="22"/>
            <w:szCs w:val="22"/>
            <w:shd w:val="clear" w:color="auto" w:fill="FCFCFC"/>
          </w:rPr>
          <w:t xml:space="preserve"> </w:t>
        </w:r>
      </w:hyperlink>
      <w:hyperlink r:id="rId49">
        <w:r w:rsidRPr="007465EF">
          <w:rPr>
            <w:rStyle w:val="af2"/>
            <w:rFonts w:ascii="Times New Roman" w:eastAsia="Times New Roman" w:hAnsi="Times New Roman"/>
            <w:kern w:val="0"/>
            <w:sz w:val="22"/>
            <w:szCs w:val="22"/>
            <w:shd w:val="clear" w:color="auto" w:fill="FCFCFC"/>
          </w:rPr>
          <w:t>https://doi.org/10.1098/rsos.181386</w:t>
        </w:r>
      </w:hyperlink>
    </w:p>
    <w:p w14:paraId="06E848B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Trübutschek</w:t>
      </w:r>
      <w:proofErr w:type="spellEnd"/>
      <w:r w:rsidRPr="00C3260F">
        <w:rPr>
          <w:rFonts w:ascii="Times New Roman" w:eastAsia="Times New Roman" w:hAnsi="Times New Roman"/>
          <w:kern w:val="0"/>
          <w:sz w:val="22"/>
          <w:szCs w:val="22"/>
          <w:shd w:val="clear" w:color="auto" w:fill="FCFCFC"/>
        </w:rPr>
        <w:t xml:space="preserve">, D., Yang, Y., Gianelli, C., </w:t>
      </w:r>
      <w:proofErr w:type="spellStart"/>
      <w:r w:rsidRPr="00C3260F">
        <w:rPr>
          <w:rFonts w:ascii="Times New Roman" w:eastAsia="Times New Roman" w:hAnsi="Times New Roman"/>
          <w:kern w:val="0"/>
          <w:sz w:val="22"/>
          <w:szCs w:val="22"/>
          <w:shd w:val="clear" w:color="auto" w:fill="FCFCFC"/>
        </w:rPr>
        <w:t>Cesnaite</w:t>
      </w:r>
      <w:proofErr w:type="spellEnd"/>
      <w:r w:rsidRPr="00C3260F">
        <w:rPr>
          <w:rFonts w:ascii="Times New Roman" w:eastAsia="Times New Roman" w:hAnsi="Times New Roman"/>
          <w:kern w:val="0"/>
          <w:sz w:val="22"/>
          <w:szCs w:val="22"/>
          <w:shd w:val="clear" w:color="auto" w:fill="FCFCFC"/>
        </w:rPr>
        <w:t xml:space="preserve">, E., Fischer, N. L., Vinding, M. C., Marshall, T.R., </w:t>
      </w:r>
      <w:proofErr w:type="spellStart"/>
      <w:r w:rsidRPr="00C3260F">
        <w:rPr>
          <w:rFonts w:ascii="Times New Roman" w:eastAsia="Times New Roman" w:hAnsi="Times New Roman"/>
          <w:kern w:val="0"/>
          <w:sz w:val="22"/>
          <w:szCs w:val="22"/>
          <w:shd w:val="clear" w:color="auto" w:fill="FCFCFC"/>
        </w:rPr>
        <w:t>Algermissen</w:t>
      </w:r>
      <w:proofErr w:type="spellEnd"/>
      <w:r w:rsidRPr="00C3260F">
        <w:rPr>
          <w:rFonts w:ascii="Times New Roman" w:eastAsia="Times New Roman" w:hAnsi="Times New Roman"/>
          <w:kern w:val="0"/>
          <w:sz w:val="22"/>
          <w:szCs w:val="22"/>
          <w:shd w:val="clear" w:color="auto" w:fill="FCFCFC"/>
        </w:rPr>
        <w:t xml:space="preserve">, J., Pascarella, A., </w:t>
      </w:r>
      <w:proofErr w:type="spellStart"/>
      <w:r w:rsidRPr="00C3260F">
        <w:rPr>
          <w:rFonts w:ascii="Times New Roman" w:eastAsia="Times New Roman" w:hAnsi="Times New Roman"/>
          <w:kern w:val="0"/>
          <w:sz w:val="22"/>
          <w:szCs w:val="22"/>
          <w:shd w:val="clear" w:color="auto" w:fill="FCFCFC"/>
        </w:rPr>
        <w:t>Puoliväli</w:t>
      </w:r>
      <w:proofErr w:type="spellEnd"/>
      <w:r w:rsidRPr="00C3260F">
        <w:rPr>
          <w:rFonts w:ascii="Times New Roman" w:eastAsia="Times New Roman" w:hAnsi="Times New Roman"/>
          <w:kern w:val="0"/>
          <w:sz w:val="22"/>
          <w:szCs w:val="22"/>
          <w:shd w:val="clear" w:color="auto" w:fill="FCFCFC"/>
        </w:rPr>
        <w:t xml:space="preserve">, T., Vitale, A., Busch, N. A., </w:t>
      </w:r>
      <w:proofErr w:type="spellStart"/>
      <w:r w:rsidRPr="00C3260F">
        <w:rPr>
          <w:rFonts w:ascii="Times New Roman" w:eastAsia="Times New Roman" w:hAnsi="Times New Roman"/>
          <w:kern w:val="0"/>
          <w:sz w:val="22"/>
          <w:szCs w:val="22"/>
          <w:shd w:val="clear" w:color="auto" w:fill="FCFCFC"/>
        </w:rPr>
        <w:t>Nilsonne</w:t>
      </w:r>
      <w:proofErr w:type="spellEnd"/>
      <w:r w:rsidRPr="00C3260F">
        <w:rPr>
          <w:rFonts w:ascii="Times New Roman" w:eastAsia="Times New Roman" w:hAnsi="Times New Roman"/>
          <w:kern w:val="0"/>
          <w:sz w:val="22"/>
          <w:szCs w:val="22"/>
          <w:shd w:val="clear" w:color="auto" w:fill="FCFCFC"/>
        </w:rPr>
        <w:t xml:space="preserve">, G., </w:t>
      </w:r>
      <w:proofErr w:type="spellStart"/>
      <w:r w:rsidRPr="00C3260F">
        <w:rPr>
          <w:rFonts w:ascii="Times New Roman" w:eastAsia="Times New Roman" w:hAnsi="Times New Roman"/>
          <w:kern w:val="0"/>
          <w:sz w:val="22"/>
          <w:szCs w:val="22"/>
          <w:shd w:val="clear" w:color="auto" w:fill="FCFCFC"/>
        </w:rPr>
        <w:t>Nilsonne</w:t>
      </w:r>
      <w:proofErr w:type="spellEnd"/>
      <w:r w:rsidRPr="00C3260F">
        <w:rPr>
          <w:rFonts w:ascii="Times New Roman" w:eastAsia="Times New Roman" w:hAnsi="Times New Roman"/>
          <w:kern w:val="0"/>
          <w:sz w:val="22"/>
          <w:szCs w:val="22"/>
          <w:shd w:val="clear" w:color="auto" w:fill="FCFCFC"/>
        </w:rPr>
        <w:t xml:space="preserve">, G. (2022). </w:t>
      </w:r>
      <w:proofErr w:type="spellStart"/>
      <w:r w:rsidRPr="00C3260F">
        <w:rPr>
          <w:rFonts w:ascii="Times New Roman" w:eastAsia="Times New Roman" w:hAnsi="Times New Roman"/>
          <w:kern w:val="0"/>
          <w:sz w:val="22"/>
          <w:szCs w:val="22"/>
          <w:shd w:val="clear" w:color="auto" w:fill="FCFCFC"/>
        </w:rPr>
        <w:t>EEGManyPipelines</w:t>
      </w:r>
      <w:proofErr w:type="spellEnd"/>
      <w:r w:rsidRPr="00C3260F">
        <w:rPr>
          <w:rFonts w:ascii="Times New Roman" w:eastAsia="Times New Roman" w:hAnsi="Times New Roman"/>
          <w:kern w:val="0"/>
          <w:sz w:val="22"/>
          <w:szCs w:val="22"/>
          <w:shd w:val="clear" w:color="auto" w:fill="FCFCFC"/>
        </w:rPr>
        <w:t xml:space="preserve">: A large-scale, grass-root multi-analyst study of EEG analysis practices in the wild. </w:t>
      </w:r>
      <w:proofErr w:type="spellStart"/>
      <w:r w:rsidRPr="00C3260F">
        <w:rPr>
          <w:rFonts w:ascii="Times New Roman" w:eastAsia="Times New Roman" w:hAnsi="Times New Roman"/>
          <w:i/>
          <w:kern w:val="0"/>
          <w:sz w:val="22"/>
          <w:szCs w:val="22"/>
          <w:shd w:val="clear" w:color="auto" w:fill="FCFCFC"/>
        </w:rPr>
        <w:t>MetaArXiv</w:t>
      </w:r>
      <w:proofErr w:type="spellEnd"/>
      <w:r w:rsidRPr="00C3260F">
        <w:rPr>
          <w:rFonts w:ascii="Times New Roman" w:eastAsia="Times New Roman" w:hAnsi="Times New Roman"/>
          <w:kern w:val="0"/>
          <w:sz w:val="22"/>
          <w:szCs w:val="22"/>
          <w:shd w:val="clear" w:color="auto" w:fill="FCFCFC"/>
        </w:rPr>
        <w:t>.</w:t>
      </w:r>
      <w:hyperlink r:id="rId50">
        <w:r w:rsidRPr="00C3260F">
          <w:rPr>
            <w:rStyle w:val="af2"/>
            <w:rFonts w:ascii="Times New Roman" w:eastAsia="Times New Roman" w:hAnsi="Times New Roman"/>
            <w:kern w:val="0"/>
            <w:sz w:val="22"/>
            <w:szCs w:val="22"/>
            <w:shd w:val="clear" w:color="auto" w:fill="FCFCFC"/>
          </w:rPr>
          <w:t xml:space="preserve"> </w:t>
        </w:r>
      </w:hyperlink>
      <w:hyperlink r:id="rId51">
        <w:r w:rsidRPr="00C3260F">
          <w:rPr>
            <w:rStyle w:val="af2"/>
            <w:rFonts w:ascii="Times New Roman" w:eastAsia="Times New Roman" w:hAnsi="Times New Roman"/>
            <w:kern w:val="0"/>
            <w:sz w:val="22"/>
            <w:szCs w:val="22"/>
            <w:shd w:val="clear" w:color="auto" w:fill="FCFCFC"/>
          </w:rPr>
          <w:t>https://doi.org/10.31222/osf.io/jq342</w:t>
        </w:r>
      </w:hyperlink>
    </w:p>
    <w:p w14:paraId="183A0EF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61" w:name="_Hlk156908297"/>
      <w:r w:rsidRPr="00C3260F">
        <w:rPr>
          <w:rFonts w:ascii="Times New Roman" w:eastAsia="Times New Roman" w:hAnsi="Times New Roman"/>
          <w:kern w:val="0"/>
          <w:sz w:val="22"/>
          <w:szCs w:val="22"/>
          <w:shd w:val="clear" w:color="auto" w:fill="FCFCFC"/>
        </w:rPr>
        <w:t xml:space="preserve">Uhlmann, E. L., Ebersole, C. R., Chartier, C. R., Errington, T., Kidwell, M. C., Lai, C. K., McCarthy, R. J., Riegelman, A., </w:t>
      </w:r>
      <w:proofErr w:type="spellStart"/>
      <w:r w:rsidRPr="00C3260F">
        <w:rPr>
          <w:rFonts w:ascii="Times New Roman" w:eastAsia="Times New Roman" w:hAnsi="Times New Roman"/>
          <w:kern w:val="0"/>
          <w:sz w:val="22"/>
          <w:szCs w:val="22"/>
          <w:shd w:val="clear" w:color="auto" w:fill="FCFCFC"/>
        </w:rPr>
        <w:t>Silberzahn</w:t>
      </w:r>
      <w:proofErr w:type="spellEnd"/>
      <w:r w:rsidRPr="00C3260F">
        <w:rPr>
          <w:rFonts w:ascii="Times New Roman" w:eastAsia="Times New Roman" w:hAnsi="Times New Roman"/>
          <w:kern w:val="0"/>
          <w:sz w:val="22"/>
          <w:szCs w:val="22"/>
          <w:shd w:val="clear" w:color="auto" w:fill="FCFCFC"/>
        </w:rPr>
        <w:t xml:space="preserve">, R., &amp; Nosek, B. A. (2019). Scientific Utopia III: Crowdsourcing Science. </w:t>
      </w:r>
      <w:r w:rsidRPr="00C3260F">
        <w:rPr>
          <w:rFonts w:ascii="Times New Roman" w:eastAsia="Times New Roman" w:hAnsi="Times New Roman"/>
          <w:i/>
          <w:kern w:val="0"/>
          <w:sz w:val="22"/>
          <w:szCs w:val="22"/>
          <w:shd w:val="clear" w:color="auto" w:fill="FCFCFC"/>
        </w:rPr>
        <w:t>Perspectives on Psychological Science, 14</w:t>
      </w:r>
      <w:r w:rsidRPr="00C3260F">
        <w:rPr>
          <w:rFonts w:ascii="Times New Roman" w:eastAsia="Times New Roman" w:hAnsi="Times New Roman"/>
          <w:kern w:val="0"/>
          <w:sz w:val="22"/>
          <w:szCs w:val="22"/>
          <w:shd w:val="clear" w:color="auto" w:fill="FCFCFC"/>
        </w:rPr>
        <w:t>(5), 711–733. https://doi.org/10.1177/1745691619850561</w:t>
      </w:r>
      <w:bookmarkEnd w:id="61"/>
    </w:p>
    <w:p w14:paraId="065BD619"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UNESCO. (2021a). </w:t>
      </w:r>
      <w:r w:rsidRPr="00C3260F">
        <w:rPr>
          <w:rFonts w:ascii="Times New Roman" w:eastAsia="Times New Roman" w:hAnsi="Times New Roman"/>
          <w:i/>
          <w:kern w:val="0"/>
          <w:sz w:val="22"/>
          <w:szCs w:val="22"/>
          <w:shd w:val="clear" w:color="auto" w:fill="FCFCFC"/>
        </w:rPr>
        <w:t xml:space="preserve">UNESCO Science Report: The race against time for smarter development; executive summary </w:t>
      </w:r>
      <w:r w:rsidRPr="00C3260F">
        <w:rPr>
          <w:rFonts w:ascii="Times New Roman" w:eastAsia="Times New Roman" w:hAnsi="Times New Roman"/>
          <w:kern w:val="0"/>
          <w:sz w:val="22"/>
          <w:szCs w:val="22"/>
          <w:shd w:val="clear" w:color="auto" w:fill="FCFCFC"/>
        </w:rPr>
        <w:t>(SC-2021/WS/7).</w:t>
      </w:r>
      <w:hyperlink r:id="rId52">
        <w:r w:rsidRPr="00C3260F">
          <w:rPr>
            <w:rStyle w:val="af2"/>
            <w:rFonts w:ascii="Times New Roman" w:eastAsia="Times New Roman" w:hAnsi="Times New Roman"/>
            <w:kern w:val="0"/>
            <w:sz w:val="22"/>
            <w:szCs w:val="22"/>
            <w:shd w:val="clear" w:color="auto" w:fill="FCFCFC"/>
          </w:rPr>
          <w:t xml:space="preserve"> </w:t>
        </w:r>
      </w:hyperlink>
      <w:hyperlink r:id="rId53">
        <w:r w:rsidRPr="005C7D3B">
          <w:rPr>
            <w:rStyle w:val="af2"/>
            <w:rFonts w:ascii="Times New Roman" w:eastAsia="Times New Roman" w:hAnsi="Times New Roman"/>
            <w:kern w:val="0"/>
            <w:sz w:val="22"/>
            <w:szCs w:val="22"/>
            <w:shd w:val="clear" w:color="auto" w:fill="FCFCFC"/>
          </w:rPr>
          <w:t>https://unesdoc.unesco.org/ark:/48223/pf0000377250</w:t>
        </w:r>
      </w:hyperlink>
    </w:p>
    <w:p w14:paraId="0C31267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UNESCO. (2021b). </w:t>
      </w:r>
      <w:r w:rsidRPr="00C3260F">
        <w:rPr>
          <w:rFonts w:ascii="Times New Roman" w:eastAsia="Times New Roman" w:hAnsi="Times New Roman"/>
          <w:i/>
          <w:kern w:val="0"/>
          <w:sz w:val="22"/>
          <w:szCs w:val="22"/>
          <w:shd w:val="clear" w:color="auto" w:fill="FCFCFC"/>
        </w:rPr>
        <w:t>UNESCO Science Report: The Race Against Time for Smarter Development. S. </w:t>
      </w:r>
      <w:proofErr w:type="spellStart"/>
      <w:r w:rsidRPr="00C3260F">
        <w:rPr>
          <w:rFonts w:ascii="Times New Roman" w:eastAsia="Times New Roman" w:hAnsi="Times New Roman"/>
          <w:i/>
          <w:kern w:val="0"/>
          <w:sz w:val="22"/>
          <w:szCs w:val="22"/>
          <w:shd w:val="clear" w:color="auto" w:fill="FCFCFC"/>
        </w:rPr>
        <w:t>Schneegans</w:t>
      </w:r>
      <w:proofErr w:type="spellEnd"/>
      <w:r w:rsidRPr="00C3260F">
        <w:rPr>
          <w:rFonts w:ascii="Times New Roman" w:eastAsia="Times New Roman" w:hAnsi="Times New Roman"/>
          <w:i/>
          <w:kern w:val="0"/>
          <w:sz w:val="22"/>
          <w:szCs w:val="22"/>
          <w:shd w:val="clear" w:color="auto" w:fill="FCFCFC"/>
        </w:rPr>
        <w:t>, T. </w:t>
      </w:r>
      <w:proofErr w:type="spellStart"/>
      <w:r w:rsidRPr="00C3260F">
        <w:rPr>
          <w:rFonts w:ascii="Times New Roman" w:eastAsia="Times New Roman" w:hAnsi="Times New Roman"/>
          <w:i/>
          <w:kern w:val="0"/>
          <w:sz w:val="22"/>
          <w:szCs w:val="22"/>
          <w:shd w:val="clear" w:color="auto" w:fill="FCFCFC"/>
        </w:rPr>
        <w:t>Straza</w:t>
      </w:r>
      <w:proofErr w:type="spellEnd"/>
      <w:r w:rsidRPr="00C3260F">
        <w:rPr>
          <w:rFonts w:ascii="Times New Roman" w:eastAsia="Times New Roman" w:hAnsi="Times New Roman"/>
          <w:i/>
          <w:kern w:val="0"/>
          <w:sz w:val="22"/>
          <w:szCs w:val="22"/>
          <w:shd w:val="clear" w:color="auto" w:fill="FCFCFC"/>
        </w:rPr>
        <w:t> and J. Lewis (eds).</w:t>
      </w:r>
      <w:r w:rsidRPr="00C3260F">
        <w:rPr>
          <w:rFonts w:ascii="Times New Roman" w:eastAsia="Times New Roman" w:hAnsi="Times New Roman"/>
          <w:kern w:val="0"/>
          <w:sz w:val="22"/>
          <w:szCs w:val="22"/>
          <w:shd w:val="clear" w:color="auto" w:fill="FCFCFC"/>
        </w:rPr>
        <w:t xml:space="preserve"> UNESCO Publishing: Paris. https://www.unesco.org/reports/science/2021/en/statistics</w:t>
      </w:r>
    </w:p>
    <w:p w14:paraId="03EE444E" w14:textId="77777777" w:rsidR="005013B3" w:rsidRPr="00C3260F" w:rsidRDefault="005013B3" w:rsidP="005013B3">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United Nations Population Division. (2022). </w:t>
      </w:r>
      <w:r w:rsidRPr="00C3260F">
        <w:rPr>
          <w:rFonts w:ascii="Times New Roman" w:eastAsia="Times New Roman" w:hAnsi="Times New Roman"/>
          <w:i/>
          <w:kern w:val="0"/>
          <w:sz w:val="22"/>
          <w:szCs w:val="22"/>
          <w:shd w:val="clear" w:color="auto" w:fill="FCFCFC"/>
        </w:rPr>
        <w:t>World population prospects</w:t>
      </w:r>
      <w:r w:rsidRPr="00C3260F">
        <w:rPr>
          <w:rFonts w:ascii="Times New Roman" w:eastAsia="Times New Roman" w:hAnsi="Times New Roman"/>
          <w:kern w:val="0"/>
          <w:sz w:val="22"/>
          <w:szCs w:val="22"/>
          <w:shd w:val="clear" w:color="auto" w:fill="FCFCFC"/>
        </w:rPr>
        <w:t>. https://population.un.org/wpp</w:t>
      </w:r>
    </w:p>
    <w:p w14:paraId="549CA11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van Doorn, J., Ly, A., Marsman, M.,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E.-J. (2020). Bayesian rank-based hypothesis testing for the rank sum test, the signed rank test, and Spearman</w:t>
      </w:r>
      <w:proofErr w:type="gramStart"/>
      <w:r w:rsidRPr="00C3260F">
        <w:rPr>
          <w:rFonts w:ascii="Times New Roman" w:eastAsia="Times New Roman" w:hAnsi="Times New Roman"/>
          <w:kern w:val="0"/>
          <w:sz w:val="22"/>
          <w:szCs w:val="22"/>
          <w:shd w:val="clear" w:color="auto" w:fill="FCFCFC"/>
        </w:rPr>
        <w:t>’</w:t>
      </w:r>
      <w:proofErr w:type="gramEnd"/>
      <w:r w:rsidRPr="00C3260F">
        <w:rPr>
          <w:rFonts w:ascii="Times New Roman" w:eastAsia="Times New Roman" w:hAnsi="Times New Roman"/>
          <w:kern w:val="0"/>
          <w:sz w:val="22"/>
          <w:szCs w:val="22"/>
          <w:shd w:val="clear" w:color="auto" w:fill="FCFCFC"/>
        </w:rPr>
        <w:t xml:space="preserve">s </w:t>
      </w:r>
      <w:r w:rsidRPr="00C3260F">
        <w:rPr>
          <w:rFonts w:ascii="Times New Roman" w:eastAsia="Times New Roman" w:hAnsi="Times New Roman"/>
          <w:i/>
          <w:kern w:val="0"/>
          <w:sz w:val="22"/>
          <w:szCs w:val="22"/>
          <w:shd w:val="clear" w:color="auto" w:fill="FCFCFC"/>
          <w:lang w:val="zh-CN"/>
        </w:rPr>
        <w:t>ρ</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Journal of Applied Statistics, 47</w:t>
      </w:r>
      <w:r w:rsidRPr="00C3260F">
        <w:rPr>
          <w:rFonts w:ascii="Times New Roman" w:eastAsia="Times New Roman" w:hAnsi="Times New Roman"/>
          <w:kern w:val="0"/>
          <w:sz w:val="22"/>
          <w:szCs w:val="22"/>
          <w:shd w:val="clear" w:color="auto" w:fill="FCFCFC"/>
        </w:rPr>
        <w:t>(16), 2984–3006. https://doi.org/10.1080/02664763.2019.1709053</w:t>
      </w:r>
    </w:p>
    <w:p w14:paraId="17DC68E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lastRenderedPageBreak/>
        <w:t>Wagenmakers</w:t>
      </w:r>
      <w:proofErr w:type="spellEnd"/>
      <w:r w:rsidRPr="00C3260F">
        <w:rPr>
          <w:rFonts w:ascii="Times New Roman" w:eastAsia="Times New Roman" w:hAnsi="Times New Roman"/>
          <w:kern w:val="0"/>
          <w:sz w:val="22"/>
          <w:szCs w:val="22"/>
          <w:shd w:val="clear" w:color="auto" w:fill="FCFCFC"/>
        </w:rPr>
        <w:t xml:space="preserve">, E., Love, J., Marsman, M., Jamil, T., Ly, A., Verhagen, J., Selker, R., Gronau, Q. F., </w:t>
      </w:r>
      <w:proofErr w:type="spellStart"/>
      <w:r w:rsidRPr="00C3260F">
        <w:rPr>
          <w:rFonts w:ascii="Times New Roman" w:eastAsia="Times New Roman" w:hAnsi="Times New Roman"/>
          <w:kern w:val="0"/>
          <w:sz w:val="22"/>
          <w:szCs w:val="22"/>
          <w:shd w:val="clear" w:color="auto" w:fill="FCFCFC"/>
        </w:rPr>
        <w:t>Dropmann</w:t>
      </w:r>
      <w:proofErr w:type="spellEnd"/>
      <w:r w:rsidRPr="00C3260F">
        <w:rPr>
          <w:rFonts w:ascii="Times New Roman" w:eastAsia="Times New Roman" w:hAnsi="Times New Roman"/>
          <w:kern w:val="0"/>
          <w:sz w:val="22"/>
          <w:szCs w:val="22"/>
          <w:shd w:val="clear" w:color="auto" w:fill="FCFCFC"/>
        </w:rPr>
        <w:t xml:space="preserve">, D., Boutin, B., </w:t>
      </w:r>
      <w:proofErr w:type="spellStart"/>
      <w:r w:rsidRPr="00C3260F">
        <w:rPr>
          <w:rFonts w:ascii="Times New Roman" w:eastAsia="Times New Roman" w:hAnsi="Times New Roman"/>
          <w:kern w:val="0"/>
          <w:sz w:val="22"/>
          <w:szCs w:val="22"/>
          <w:shd w:val="clear" w:color="auto" w:fill="FCFCFC"/>
        </w:rPr>
        <w:t>Meerhoff</w:t>
      </w:r>
      <w:proofErr w:type="spellEnd"/>
      <w:r w:rsidRPr="00C3260F">
        <w:rPr>
          <w:rFonts w:ascii="Times New Roman" w:eastAsia="Times New Roman" w:hAnsi="Times New Roman"/>
          <w:kern w:val="0"/>
          <w:sz w:val="22"/>
          <w:szCs w:val="22"/>
          <w:shd w:val="clear" w:color="auto" w:fill="FCFCFC"/>
        </w:rPr>
        <w:t xml:space="preserve">, F., Knight, P., Raj, A., Van </w:t>
      </w:r>
      <w:proofErr w:type="spellStart"/>
      <w:r w:rsidRPr="00C3260F">
        <w:rPr>
          <w:rFonts w:ascii="Times New Roman" w:eastAsia="Times New Roman" w:hAnsi="Times New Roman"/>
          <w:kern w:val="0"/>
          <w:sz w:val="22"/>
          <w:szCs w:val="22"/>
          <w:shd w:val="clear" w:color="auto" w:fill="FCFCFC"/>
        </w:rPr>
        <w:t>Kesteren</w:t>
      </w:r>
      <w:proofErr w:type="spellEnd"/>
      <w:r w:rsidRPr="00C3260F">
        <w:rPr>
          <w:rFonts w:ascii="Times New Roman" w:eastAsia="Times New Roman" w:hAnsi="Times New Roman"/>
          <w:kern w:val="0"/>
          <w:sz w:val="22"/>
          <w:szCs w:val="22"/>
          <w:shd w:val="clear" w:color="auto" w:fill="FCFCFC"/>
        </w:rPr>
        <w:t xml:space="preserve">, E., Van Doorn, J., </w:t>
      </w:r>
      <w:proofErr w:type="spellStart"/>
      <w:r w:rsidRPr="00C3260F">
        <w:rPr>
          <w:rFonts w:ascii="Times New Roman" w:eastAsia="Times New Roman" w:hAnsi="Times New Roman"/>
          <w:kern w:val="0"/>
          <w:sz w:val="22"/>
          <w:szCs w:val="22"/>
          <w:shd w:val="clear" w:color="auto" w:fill="FCFCFC"/>
        </w:rPr>
        <w:t>Šmíra</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Epskamp</w:t>
      </w:r>
      <w:proofErr w:type="spellEnd"/>
      <w:r w:rsidRPr="00C3260F">
        <w:rPr>
          <w:rFonts w:ascii="Times New Roman" w:eastAsia="Times New Roman" w:hAnsi="Times New Roman"/>
          <w:kern w:val="0"/>
          <w:sz w:val="22"/>
          <w:szCs w:val="22"/>
          <w:shd w:val="clear" w:color="auto" w:fill="FCFCFC"/>
        </w:rPr>
        <w:t xml:space="preserve">, S., Etz, A., Matzke, D., . . . Morey, R. D. (2018). Bayesian inference for psychology. Part II: Example applications with JASP. </w:t>
      </w:r>
      <w:r w:rsidRPr="00C3260F">
        <w:rPr>
          <w:rFonts w:ascii="Times New Roman" w:eastAsia="Times New Roman" w:hAnsi="Times New Roman"/>
          <w:i/>
          <w:kern w:val="0"/>
          <w:sz w:val="22"/>
          <w:szCs w:val="22"/>
          <w:shd w:val="clear" w:color="auto" w:fill="FCFCFC"/>
        </w:rPr>
        <w:t>Psychonomic Bulletin &amp; Review, 25</w:t>
      </w:r>
      <w:r w:rsidRPr="00C3260F">
        <w:rPr>
          <w:rFonts w:ascii="Times New Roman" w:eastAsia="Times New Roman" w:hAnsi="Times New Roman"/>
          <w:kern w:val="0"/>
          <w:sz w:val="22"/>
          <w:szCs w:val="22"/>
          <w:shd w:val="clear" w:color="auto" w:fill="FCFCFC"/>
        </w:rPr>
        <w:t>(1), 58–76. https://doi.org/10.3758/s13423-017-1323-7</w:t>
      </w:r>
    </w:p>
    <w:p w14:paraId="7DB19B0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Wang, K., Goldenberg, A., Dorison, C. A., Miller, J. K., </w:t>
      </w:r>
      <w:proofErr w:type="spellStart"/>
      <w:r w:rsidRPr="00C3260F">
        <w:rPr>
          <w:rFonts w:ascii="Times New Roman" w:eastAsia="Times New Roman" w:hAnsi="Times New Roman"/>
          <w:kern w:val="0"/>
          <w:sz w:val="22"/>
          <w:szCs w:val="22"/>
          <w:shd w:val="clear" w:color="auto" w:fill="FCFCFC"/>
        </w:rPr>
        <w:t>Uusberg</w:t>
      </w:r>
      <w:proofErr w:type="spellEnd"/>
      <w:r w:rsidRPr="00C3260F">
        <w:rPr>
          <w:rFonts w:ascii="Times New Roman" w:eastAsia="Times New Roman" w:hAnsi="Times New Roman"/>
          <w:kern w:val="0"/>
          <w:sz w:val="22"/>
          <w:szCs w:val="22"/>
          <w:shd w:val="clear" w:color="auto" w:fill="FCFCFC"/>
        </w:rPr>
        <w:t xml:space="preserve">, A., Lerner, J. S., ... &amp; Štrukelj, E. (2021). A multi-country test of brief reappraisal interventions on emotions during the COVID-19 pandemic.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(8), 1089-1110.</w:t>
      </w:r>
      <w:hyperlink r:id="rId54">
        <w:r w:rsidRPr="00C3260F">
          <w:rPr>
            <w:rStyle w:val="af2"/>
            <w:rFonts w:ascii="Times New Roman" w:eastAsia="Times New Roman" w:hAnsi="Times New Roman"/>
            <w:kern w:val="0"/>
            <w:sz w:val="22"/>
            <w:szCs w:val="22"/>
            <w:shd w:val="clear" w:color="auto" w:fill="FCFCFC"/>
          </w:rPr>
          <w:t xml:space="preserve"> </w:t>
        </w:r>
      </w:hyperlink>
      <w:hyperlink r:id="rId55">
        <w:r w:rsidRPr="00C3260F">
          <w:rPr>
            <w:rStyle w:val="af2"/>
            <w:rFonts w:ascii="Times New Roman" w:eastAsia="Times New Roman" w:hAnsi="Times New Roman"/>
            <w:kern w:val="0"/>
            <w:sz w:val="22"/>
            <w:szCs w:val="22"/>
            <w:shd w:val="clear" w:color="auto" w:fill="FCFCFC"/>
          </w:rPr>
          <w:t>https://doi.org/10.1038/s41562-021-01173-x</w:t>
        </w:r>
      </w:hyperlink>
    </w:p>
    <w:p w14:paraId="5D1114B9" w14:textId="6D908CFB" w:rsidR="005013B3" w:rsidRPr="005013B3" w:rsidRDefault="005013B3" w:rsidP="005013B3">
      <w:pPr>
        <w:spacing w:before="240" w:after="240" w:line="276" w:lineRule="auto"/>
        <w:ind w:left="720" w:hanging="720"/>
        <w:rPr>
          <w:sz w:val="22"/>
          <w:szCs w:val="22"/>
          <w:shd w:val="clear" w:color="auto" w:fill="FCFCFC"/>
        </w:rPr>
      </w:pPr>
      <w:r w:rsidRPr="005013B3">
        <w:rPr>
          <w:rFonts w:ascii="Times New Roman" w:eastAsia="Times New Roman" w:hAnsi="Times New Roman"/>
          <w:kern w:val="0"/>
          <w:sz w:val="22"/>
          <w:szCs w:val="22"/>
          <w:shd w:val="clear" w:color="auto" w:fill="FCFCFC"/>
        </w:rPr>
        <w:t>Webometrics Ranking of World Universities</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 xml:space="preserve"> </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2023</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i/>
          <w:kern w:val="0"/>
          <w:sz w:val="22"/>
          <w:szCs w:val="22"/>
          <w:shd w:val="clear" w:color="auto" w:fill="FCFCFC"/>
        </w:rPr>
        <w:t xml:space="preserve"> Countries arranged by Number of Universities in Top Ranks</w:t>
      </w:r>
      <w:r w:rsidRPr="005013B3">
        <w:rPr>
          <w:rFonts w:ascii="Times New Roman" w:eastAsia="Times New Roman" w:hAnsi="Times New Roman"/>
          <w:iCs/>
          <w:kern w:val="0"/>
          <w:sz w:val="22"/>
          <w:szCs w:val="22"/>
          <w:shd w:val="clear" w:color="auto" w:fill="FCFCFC"/>
        </w:rPr>
        <w:t>. https://www.webometrics.info/en/distribution_by_country</w:t>
      </w:r>
    </w:p>
    <w:p w14:paraId="76AD018C" w14:textId="7354D698" w:rsidR="005013B3" w:rsidRPr="005013B3" w:rsidRDefault="005013B3"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
    <w:p w14:paraId="68D3A505" w14:textId="4D52A5BC"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World Population Prospects. (2022). </w:t>
      </w:r>
      <w:r w:rsidRPr="00C3260F">
        <w:rPr>
          <w:rFonts w:ascii="Times New Roman" w:eastAsia="Times New Roman" w:hAnsi="Times New Roman"/>
          <w:i/>
          <w:kern w:val="0"/>
          <w:sz w:val="22"/>
          <w:szCs w:val="22"/>
          <w:shd w:val="clear" w:color="auto" w:fill="FCFCFC"/>
        </w:rPr>
        <w:t>United Nations population estimates and projections.</w:t>
      </w:r>
      <w:r w:rsidRPr="00C3260F">
        <w:rPr>
          <w:rFonts w:ascii="Times New Roman" w:eastAsia="Times New Roman" w:hAnsi="Times New Roman"/>
          <w:kern w:val="0"/>
          <w:sz w:val="22"/>
          <w:szCs w:val="22"/>
          <w:shd w:val="clear" w:color="auto" w:fill="FCFCFC"/>
        </w:rPr>
        <w:t xml:space="preserve"> https://population.un.org/wpp/</w:t>
      </w:r>
    </w:p>
    <w:p w14:paraId="1A6EA15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Yang, Q., Zhang, W., Liu, S., Gong, W., Han, Y., Lu, J., Jiang, D., Nie, J., Lyu, X., Liu, R., Jiao, M., Qu, C., Zhang, M., Sun, Y., Zhou, X., &amp; Zhang, Q. (2023). Unraveling controversies over civic honesty measurement: An extended field replication in China. Proceedings of the National Academy of Sciences of the United States of America, 120(29). https://doi.org/10.1073/pnas.2213824120</w:t>
      </w:r>
    </w:p>
    <w:p w14:paraId="2131198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Yarkoni</w:t>
      </w:r>
      <w:proofErr w:type="spellEnd"/>
      <w:r w:rsidRPr="00C3260F">
        <w:rPr>
          <w:rFonts w:ascii="Times New Roman" w:eastAsia="Times New Roman" w:hAnsi="Times New Roman"/>
          <w:kern w:val="0"/>
          <w:sz w:val="22"/>
          <w:szCs w:val="22"/>
          <w:shd w:val="clear" w:color="auto" w:fill="FCFCFC"/>
        </w:rPr>
        <w:t xml:space="preserve">, T. (2022). The generalizability crisis. </w:t>
      </w:r>
      <w:r w:rsidRPr="00C3260F">
        <w:rPr>
          <w:rFonts w:ascii="Times New Roman" w:eastAsia="Times New Roman" w:hAnsi="Times New Roman"/>
          <w:i/>
          <w:kern w:val="0"/>
          <w:sz w:val="22"/>
          <w:szCs w:val="22"/>
          <w:shd w:val="clear" w:color="auto" w:fill="FCFCFC"/>
        </w:rPr>
        <w:t>Behavioral and Brain Sciences, 45</w:t>
      </w:r>
      <w:r w:rsidRPr="00C3260F">
        <w:rPr>
          <w:rFonts w:ascii="Times New Roman" w:eastAsia="Times New Roman" w:hAnsi="Times New Roman"/>
          <w:kern w:val="0"/>
          <w:sz w:val="22"/>
          <w:szCs w:val="22"/>
          <w:shd w:val="clear" w:color="auto" w:fill="FCFCFC"/>
        </w:rPr>
        <w:t>. https://doi.org/10.1017/S0140525X20001685</w:t>
      </w:r>
    </w:p>
    <w:p w14:paraId="73ACC7A6"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lang w:val="zh-CN"/>
        </w:rPr>
      </w:pPr>
      <w:r w:rsidRPr="00C3260F">
        <w:rPr>
          <w:rFonts w:ascii="Times New Roman" w:eastAsia="Times New Roman" w:hAnsi="Times New Roman"/>
          <w:kern w:val="0"/>
          <w:sz w:val="22"/>
          <w:szCs w:val="22"/>
          <w:shd w:val="clear" w:color="auto" w:fill="FCFCFC"/>
        </w:rPr>
        <w:t>Yue, L., Zuo, X.-N., &amp; Hu, C.-P. (2023) The WEIRD problem in a “non-WEIRD” context: A meta-research on the representativeness of human subjects in Chinese psychological research, in principle acceptance of Version 7 by Peer Community in Registered Reports.</w:t>
      </w:r>
      <w:hyperlink r:id="rId56">
        <w:r w:rsidRPr="00C3260F">
          <w:rPr>
            <w:rStyle w:val="af2"/>
            <w:rFonts w:ascii="Times New Roman" w:eastAsia="Times New Roman" w:hAnsi="Times New Roman"/>
            <w:kern w:val="0"/>
            <w:sz w:val="22"/>
            <w:szCs w:val="22"/>
            <w:shd w:val="clear" w:color="auto" w:fill="FCFCFC"/>
          </w:rPr>
          <w:t xml:space="preserve"> </w:t>
        </w:r>
      </w:hyperlink>
      <w:hyperlink r:id="rId57">
        <w:r w:rsidRPr="00C3260F">
          <w:rPr>
            <w:rStyle w:val="af2"/>
            <w:rFonts w:ascii="Times New Roman" w:eastAsia="Times New Roman" w:hAnsi="Times New Roman"/>
            <w:kern w:val="0"/>
            <w:sz w:val="22"/>
            <w:szCs w:val="22"/>
            <w:shd w:val="clear" w:color="auto" w:fill="FCFCFC"/>
            <w:lang w:val="zh-CN"/>
          </w:rPr>
          <w:t>https://osf.io/ehw54</w:t>
        </w:r>
      </w:hyperlink>
    </w:p>
    <w:p w14:paraId="3D22498A" w14:textId="77777777" w:rsidR="007C532B" w:rsidRPr="00C3260F" w:rsidRDefault="007C532B" w:rsidP="00C3260F">
      <w:pPr>
        <w:widowControl/>
        <w:spacing w:before="240" w:after="240" w:line="276" w:lineRule="auto"/>
        <w:jc w:val="left"/>
        <w:rPr>
          <w:rFonts w:ascii="Times New Roman" w:hAnsi="Times New Roman"/>
          <w:kern w:val="0"/>
          <w:sz w:val="22"/>
          <w:szCs w:val="22"/>
          <w:highlight w:val="white"/>
          <w:lang w:val="zh-CN"/>
        </w:rPr>
      </w:pPr>
    </w:p>
    <w:p w14:paraId="4968A039" w14:textId="77777777" w:rsidR="007C532B" w:rsidRPr="00B92D10" w:rsidRDefault="007C532B" w:rsidP="007C532B">
      <w:pPr>
        <w:widowControl/>
        <w:spacing w:line="276" w:lineRule="auto"/>
        <w:jc w:val="left"/>
        <w:rPr>
          <w:rFonts w:ascii="Arial" w:eastAsia="宋体" w:hAnsi="Arial" w:cs="Arial"/>
          <w:kern w:val="0"/>
          <w:sz w:val="22"/>
          <w:szCs w:val="22"/>
          <w:lang w:val="zh-CN"/>
        </w:rPr>
      </w:pPr>
    </w:p>
    <w:p w14:paraId="108CE615" w14:textId="77777777" w:rsidR="0073151D" w:rsidRPr="00B92D10" w:rsidRDefault="0073151D">
      <w:pPr>
        <w:rPr>
          <w:rFonts w:ascii="Times New Roman" w:hAnsi="Times New Roman"/>
          <w:sz w:val="22"/>
          <w:szCs w:val="22"/>
        </w:rPr>
      </w:pPr>
    </w:p>
    <w:p w14:paraId="5E4C8F7E" w14:textId="77777777" w:rsidR="007C532B" w:rsidRPr="00B92D10" w:rsidRDefault="007C532B">
      <w:pPr>
        <w:rPr>
          <w:rFonts w:ascii="Times New Roman" w:hAnsi="Times New Roman"/>
          <w:sz w:val="22"/>
          <w:szCs w:val="22"/>
        </w:rPr>
      </w:pPr>
    </w:p>
    <w:p w14:paraId="6E419601" w14:textId="77777777" w:rsidR="007C532B" w:rsidRPr="00B92D10" w:rsidRDefault="007C532B">
      <w:pPr>
        <w:rPr>
          <w:rFonts w:ascii="Times New Roman" w:hAnsi="Times New Roman"/>
          <w:sz w:val="22"/>
          <w:szCs w:val="22"/>
        </w:rPr>
      </w:pPr>
    </w:p>
    <w:p w14:paraId="46BF2365" w14:textId="77777777" w:rsidR="007C532B" w:rsidRPr="00B92D10" w:rsidRDefault="007C532B">
      <w:pPr>
        <w:rPr>
          <w:rFonts w:ascii="Times New Roman" w:hAnsi="Times New Roman"/>
          <w:sz w:val="22"/>
          <w:szCs w:val="22"/>
        </w:rPr>
      </w:pPr>
    </w:p>
    <w:p w14:paraId="622FD37B" w14:textId="77777777" w:rsidR="007C532B" w:rsidRPr="00B92D10" w:rsidRDefault="007C532B">
      <w:pPr>
        <w:rPr>
          <w:rFonts w:ascii="Times New Roman" w:hAnsi="Times New Roman"/>
          <w:sz w:val="22"/>
          <w:szCs w:val="22"/>
        </w:rPr>
      </w:pPr>
    </w:p>
    <w:p w14:paraId="706FF798" w14:textId="77777777" w:rsidR="007C532B" w:rsidRPr="00B92D10" w:rsidRDefault="007C532B">
      <w:pPr>
        <w:rPr>
          <w:rFonts w:ascii="Times New Roman" w:hAnsi="Times New Roman"/>
          <w:sz w:val="22"/>
          <w:szCs w:val="22"/>
        </w:rPr>
      </w:pPr>
    </w:p>
    <w:p w14:paraId="00A25E4B" w14:textId="77777777" w:rsidR="007C532B" w:rsidRPr="00B92D10" w:rsidRDefault="007C532B">
      <w:pPr>
        <w:rPr>
          <w:rFonts w:ascii="Times New Roman" w:hAnsi="Times New Roman"/>
          <w:sz w:val="22"/>
          <w:szCs w:val="22"/>
        </w:rPr>
      </w:pPr>
    </w:p>
    <w:p w14:paraId="2E83F33F" w14:textId="77777777" w:rsidR="007C532B" w:rsidRPr="00B92D10" w:rsidRDefault="007C532B">
      <w:pPr>
        <w:rPr>
          <w:rFonts w:ascii="Times New Roman" w:hAnsi="Times New Roman"/>
          <w:sz w:val="22"/>
          <w:szCs w:val="22"/>
        </w:rPr>
      </w:pPr>
    </w:p>
    <w:sectPr w:rsidR="007C532B" w:rsidRPr="00B92D10" w:rsidSect="003F3A38">
      <w:pgSz w:w="11906" w:h="16838"/>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rit grit" w:date="2024-02-02T13:34:00Z" w:initials="gg">
    <w:p w14:paraId="6D60780B" w14:textId="77777777" w:rsidR="00D7210F" w:rsidRPr="00D7210F" w:rsidRDefault="00D7210F" w:rsidP="00D7210F">
      <w:pPr>
        <w:spacing w:before="120" w:after="120"/>
        <w:rPr>
          <w:rFonts w:ascii="Calibri" w:eastAsia="宋体" w:hAnsi="Calibri"/>
          <w:b/>
          <w:kern w:val="0"/>
          <w:sz w:val="22"/>
          <w:szCs w:val="22"/>
          <w:lang w:val="en-GB" w:eastAsia="en-US"/>
        </w:rPr>
      </w:pPr>
      <w:r>
        <w:rPr>
          <w:rStyle w:val="ad"/>
        </w:rPr>
        <w:annotationRef/>
      </w:r>
      <w:r w:rsidRPr="00D7210F">
        <w:rPr>
          <w:rFonts w:ascii="Calibri" w:eastAsia="宋体" w:hAnsi="Calibri"/>
          <w:b/>
          <w:kern w:val="0"/>
          <w:sz w:val="22"/>
          <w:szCs w:val="22"/>
          <w:lang w:val="en-GB" w:eastAsia="en-US"/>
        </w:rPr>
        <w:t>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14:paraId="2E73174F" w14:textId="28EA26BF" w:rsidR="00D7210F" w:rsidRPr="00D7210F" w:rsidRDefault="00D7210F">
      <w:pPr>
        <w:pStyle w:val="ab"/>
        <w:rPr>
          <w:lang w:val="en-GB"/>
        </w:rPr>
      </w:pPr>
    </w:p>
  </w:comment>
  <w:comment w:id="42" w:author="grit grit" w:date="2024-02-05T04:51:00Z" w:initials="gg">
    <w:p w14:paraId="352D65BE" w14:textId="77777777" w:rsidR="00060B23" w:rsidRPr="00060B23" w:rsidRDefault="00060B23" w:rsidP="00060B23">
      <w:pPr>
        <w:spacing w:before="120" w:after="120"/>
        <w:rPr>
          <w:rFonts w:ascii="Calibri" w:eastAsia="宋体" w:hAnsi="Calibri"/>
          <w:kern w:val="0"/>
          <w:sz w:val="22"/>
          <w:szCs w:val="22"/>
          <w:lang w:val="en-GB" w:eastAsia="en-US"/>
        </w:rPr>
      </w:pPr>
      <w:r>
        <w:rPr>
          <w:rStyle w:val="ad"/>
        </w:rPr>
        <w:annotationRef/>
      </w:r>
      <w:r w:rsidRPr="00060B23">
        <w:rPr>
          <w:rFonts w:ascii="Calibri" w:eastAsia="宋体" w:hAnsi="Calibri"/>
          <w:kern w:val="0"/>
          <w:sz w:val="22"/>
          <w:szCs w:val="22"/>
          <w:lang w:val="en-GB" w:eastAsia="en-US"/>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w:t>
      </w:r>
      <w:proofErr w:type="gramStart"/>
      <w:r w:rsidRPr="00060B23">
        <w:rPr>
          <w:rFonts w:ascii="Calibri" w:eastAsia="宋体" w:hAnsi="Calibri"/>
          <w:kern w:val="0"/>
          <w:sz w:val="22"/>
          <w:szCs w:val="22"/>
          <w:lang w:val="en-GB" w:eastAsia="en-US"/>
        </w:rPr>
        <w:t>interests</w:t>
      </w:r>
      <w:proofErr w:type="gramEnd"/>
      <w:r w:rsidRPr="00060B23">
        <w:rPr>
          <w:rFonts w:ascii="Calibri" w:eastAsia="宋体" w:hAnsi="Calibri"/>
          <w:kern w:val="0"/>
          <w:sz w:val="22"/>
          <w:szCs w:val="22"/>
          <w:lang w:val="en-GB" w:eastAsia="en-US"/>
        </w:rPr>
        <w:t xml:space="preserve"> statement. If the funder(s) have/had no role, please include the following statement: “</w:t>
      </w:r>
      <w:r w:rsidRPr="00060B23">
        <w:rPr>
          <w:rFonts w:ascii="Calibri" w:eastAsia="宋体" w:hAnsi="Calibri"/>
          <w:b/>
          <w:kern w:val="0"/>
          <w:sz w:val="22"/>
          <w:szCs w:val="22"/>
          <w:lang w:val="en-GB" w:eastAsia="en-US"/>
        </w:rPr>
        <w:t>The funders have/had no role in study design, data collection and analysis, decision to publish or preparation of the manuscript.</w:t>
      </w:r>
      <w:r w:rsidRPr="00060B23">
        <w:rPr>
          <w:rFonts w:ascii="Calibri" w:eastAsia="宋体" w:hAnsi="Calibri"/>
          <w:kern w:val="0"/>
          <w:sz w:val="22"/>
          <w:szCs w:val="22"/>
          <w:lang w:val="en-GB" w:eastAsia="en-US"/>
        </w:rPr>
        <w:t>” If no specific funding supported the work, include the following statement: “</w:t>
      </w:r>
      <w:r w:rsidRPr="00060B23">
        <w:rPr>
          <w:rFonts w:ascii="Calibri" w:eastAsia="宋体" w:hAnsi="Calibri"/>
          <w:b/>
          <w:kern w:val="0"/>
          <w:sz w:val="22"/>
          <w:szCs w:val="22"/>
          <w:lang w:val="en-GB" w:eastAsia="en-US"/>
        </w:rPr>
        <w:t>The authors received no specific funding for this work.</w:t>
      </w:r>
      <w:r w:rsidRPr="00060B23">
        <w:rPr>
          <w:rFonts w:ascii="Calibri" w:eastAsia="宋体" w:hAnsi="Calibri"/>
          <w:kern w:val="0"/>
          <w:sz w:val="22"/>
          <w:szCs w:val="22"/>
          <w:lang w:val="en-GB" w:eastAsia="en-US"/>
        </w:rPr>
        <w:t>” Keep other acknowledgements brief and do not include effusive comments.</w:t>
      </w:r>
    </w:p>
    <w:p w14:paraId="0C180D3F" w14:textId="29A4F6E7" w:rsidR="00060B23" w:rsidRPr="00060B23" w:rsidRDefault="00060B23">
      <w:pPr>
        <w:pStyle w:val="ab"/>
        <w:rPr>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73174F" w15:done="0"/>
  <w15:commentEx w15:paraId="0C180D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CA4764" w16cex:dateUtc="2024-02-02T05:34:00Z"/>
  <w16cex:commentExtensible w16cex:durableId="11773695" w16cex:dateUtc="2024-02-04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73174F" w16cid:durableId="5CCA4764"/>
  <w16cid:commentId w16cid:paraId="0C180D3F" w16cid:durableId="117736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0985C" w14:textId="77777777" w:rsidR="003F3A38" w:rsidRDefault="003F3A38" w:rsidP="007C532B">
      <w:r>
        <w:separator/>
      </w:r>
    </w:p>
  </w:endnote>
  <w:endnote w:type="continuationSeparator" w:id="0">
    <w:p w14:paraId="6DD6BAC9" w14:textId="77777777" w:rsidR="003F3A38" w:rsidRDefault="003F3A38" w:rsidP="007C5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37AD6" w14:textId="77777777" w:rsidR="003F3A38" w:rsidRDefault="003F3A38" w:rsidP="007C532B">
      <w:r>
        <w:separator/>
      </w:r>
    </w:p>
  </w:footnote>
  <w:footnote w:type="continuationSeparator" w:id="0">
    <w:p w14:paraId="3664F9DA" w14:textId="77777777" w:rsidR="003F3A38" w:rsidRDefault="003F3A38" w:rsidP="007C532B">
      <w:r>
        <w:continuationSeparator/>
      </w:r>
    </w:p>
  </w:footnote>
  <w:footnote w:id="1">
    <w:p w14:paraId="234273B7" w14:textId="013806A5"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It should be noted that big team science exists not only in psychology, but also in other disciplines such as </w:t>
      </w:r>
      <w:proofErr w:type="spellStart"/>
      <w:r w:rsidRPr="00A5639E">
        <w:rPr>
          <w:rFonts w:ascii="Times New Roman" w:hAnsi="Times New Roman"/>
        </w:rPr>
        <w:t>ManyBirds</w:t>
      </w:r>
      <w:proofErr w:type="spellEnd"/>
      <w:r w:rsidRPr="00A5639E">
        <w:rPr>
          <w:rFonts w:ascii="Times New Roman" w:hAnsi="Times New Roman"/>
        </w:rPr>
        <w:t xml:space="preserve"> (Miller et al., 2022) and </w:t>
      </w:r>
      <w:proofErr w:type="spellStart"/>
      <w:r w:rsidRPr="00A5639E">
        <w:rPr>
          <w:rFonts w:ascii="Times New Roman" w:hAnsi="Times New Roman"/>
        </w:rPr>
        <w:t>ManyDogs</w:t>
      </w:r>
      <w:proofErr w:type="spellEnd"/>
      <w:r w:rsidRPr="00A5639E">
        <w:rPr>
          <w:rFonts w:ascii="Times New Roman" w:hAnsi="Times New Roman"/>
        </w:rPr>
        <w:t xml:space="preserve"> (Espinosa et al., 2023). In this study, we focus only on big team science in the field of psychology.</w:t>
      </w:r>
    </w:p>
  </w:footnote>
  <w:footnote w:id="2">
    <w:p w14:paraId="3A5A9C4D" w14:textId="2A208219" w:rsidR="00DC35DF" w:rsidRPr="00DC35DF" w:rsidRDefault="00DC35DF">
      <w:pPr>
        <w:pStyle w:val="af4"/>
        <w:rPr>
          <w:rFonts w:ascii="Times New Roman" w:hAnsi="Times New Roman"/>
        </w:rPr>
      </w:pPr>
      <w:r w:rsidRPr="00DC35DF">
        <w:rPr>
          <w:rStyle w:val="af6"/>
          <w:rFonts w:ascii="Times New Roman" w:hAnsi="Times New Roman"/>
        </w:rPr>
        <w:footnoteRef/>
      </w:r>
      <w:r w:rsidRPr="00DC35DF">
        <w:rPr>
          <w:rFonts w:ascii="Times New Roman" w:hAnsi="Times New Roman"/>
        </w:rPr>
        <w:t xml:space="preserve"> We limited our analysis to big-team science studies in psychology, though we realized that there are big-team science project</w:t>
      </w:r>
      <w:r>
        <w:rPr>
          <w:rFonts w:ascii="Times New Roman" w:hAnsi="Times New Roman"/>
        </w:rPr>
        <w:t>s</w:t>
      </w:r>
      <w:r w:rsidRPr="00DC35DF">
        <w:rPr>
          <w:rFonts w:ascii="Times New Roman" w:hAnsi="Times New Roman"/>
        </w:rPr>
        <w:t xml:space="preserve"> that stud</w:t>
      </w:r>
      <w:r>
        <w:rPr>
          <w:rFonts w:ascii="Times New Roman" w:hAnsi="Times New Roman"/>
        </w:rPr>
        <w:t>y</w:t>
      </w:r>
      <w:r w:rsidRPr="00DC35DF">
        <w:rPr>
          <w:rFonts w:ascii="Times New Roman" w:hAnsi="Times New Roman"/>
        </w:rPr>
        <w:t xml:space="preserve"> non-human subjects such as (Miller et al., 2022) and </w:t>
      </w:r>
      <w:proofErr w:type="spellStart"/>
      <w:r w:rsidRPr="00DC35DF">
        <w:rPr>
          <w:rFonts w:ascii="Times New Roman" w:hAnsi="Times New Roman"/>
        </w:rPr>
        <w:t>ManyDogs</w:t>
      </w:r>
      <w:proofErr w:type="spellEnd"/>
      <w:r w:rsidRPr="00DC35DF">
        <w:rPr>
          <w:rFonts w:ascii="Times New Roman" w:hAnsi="Times New Roman"/>
        </w:rPr>
        <w:t xml:space="preserve"> (Espinosa et al., 2023)</w:t>
      </w:r>
    </w:p>
  </w:footnote>
  <w:footnote w:id="3">
    <w:p w14:paraId="733433DC" w14:textId="47FC9BC9" w:rsidR="00DC35DF" w:rsidRPr="00DC35DF" w:rsidRDefault="00DC35DF">
      <w:pPr>
        <w:pStyle w:val="af4"/>
        <w:rPr>
          <w:rFonts w:ascii="Times New Roman" w:hAnsi="Times New Roman"/>
        </w:rPr>
      </w:pPr>
      <w:r w:rsidRPr="00DC35DF">
        <w:rPr>
          <w:rStyle w:val="af6"/>
          <w:rFonts w:ascii="Times New Roman" w:hAnsi="Times New Roman"/>
        </w:rPr>
        <w:footnoteRef/>
      </w:r>
      <w:r w:rsidRPr="00DC35DF">
        <w:rPr>
          <w:rFonts w:ascii="Times New Roman" w:hAnsi="Times New Roman"/>
        </w:rPr>
        <w:t xml:space="preserve"> This list was compiled </w:t>
      </w:r>
      <w:r w:rsidR="00B47728">
        <w:rPr>
          <w:rFonts w:ascii="Times New Roman" w:hAnsi="Times New Roman"/>
        </w:rPr>
        <w:t xml:space="preserve">independently for our purpose, the list by </w:t>
      </w:r>
      <w:r w:rsidR="00B47728" w:rsidRPr="00DC35DF">
        <w:rPr>
          <w:rFonts w:ascii="Times New Roman" w:hAnsi="Times New Roman"/>
        </w:rPr>
        <w:t xml:space="preserve">Dwayne Lieck and Daniel </w:t>
      </w:r>
      <w:proofErr w:type="spellStart"/>
      <w:r w:rsidR="00B47728" w:rsidRPr="00DC35DF">
        <w:rPr>
          <w:rFonts w:ascii="Times New Roman" w:hAnsi="Times New Roman"/>
        </w:rPr>
        <w:t>Lakens</w:t>
      </w:r>
      <w:proofErr w:type="spellEnd"/>
      <w:r w:rsidR="00B47728" w:rsidRPr="00DC35DF">
        <w:rPr>
          <w:rFonts w:ascii="Times New Roman" w:hAnsi="Times New Roman"/>
        </w:rPr>
        <w:t xml:space="preserve"> </w:t>
      </w:r>
      <w:hyperlink r:id="rId1" w:history="1">
        <w:r w:rsidR="00B47728" w:rsidRPr="00913F40">
          <w:rPr>
            <w:rStyle w:val="af2"/>
            <w:rFonts w:ascii="Times New Roman" w:hAnsi="Times New Roman"/>
          </w:rPr>
          <w:t>https://osf.io/wx4zd/</w:t>
        </w:r>
      </w:hyperlink>
      <w:r w:rsidR="00B47728">
        <w:rPr>
          <w:rFonts w:ascii="Times New Roman" w:hAnsi="Times New Roman"/>
        </w:rPr>
        <w:t xml:space="preserve"> was used from cross-checking</w:t>
      </w:r>
      <w:r w:rsidRPr="00DC35DF">
        <w:rPr>
          <w:rFonts w:ascii="Times New Roman" w:hAnsi="Times New Roman"/>
        </w:rPr>
        <w:t>.</w:t>
      </w:r>
    </w:p>
  </w:footnote>
  <w:footnote w:id="4">
    <w:p w14:paraId="4454AF38" w14:textId="4B701701"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To avoid </w:t>
      </w:r>
      <w:r w:rsidR="0042468E">
        <w:rPr>
          <w:rFonts w:ascii="Times New Roman" w:hAnsi="Times New Roman"/>
        </w:rPr>
        <w:t xml:space="preserve">the </w:t>
      </w:r>
      <w:r w:rsidR="0041429D">
        <w:rPr>
          <w:rFonts w:ascii="Times New Roman" w:hAnsi="Times New Roman"/>
        </w:rPr>
        <w:t xml:space="preserve">double dipping </w:t>
      </w:r>
      <w:r w:rsidR="0042468E">
        <w:rPr>
          <w:rFonts w:ascii="Times New Roman" w:hAnsi="Times New Roman"/>
        </w:rPr>
        <w:t>issue</w:t>
      </w:r>
      <w:r w:rsidRPr="00A5639E">
        <w:rPr>
          <w:rFonts w:ascii="Times New Roman" w:hAnsi="Times New Roman"/>
        </w:rPr>
        <w:t xml:space="preserve">, </w:t>
      </w:r>
      <w:r w:rsidRPr="00716CF1">
        <w:rPr>
          <w:rFonts w:ascii="Times New Roman" w:hAnsi="Times New Roman"/>
          <w:b/>
          <w:bCs/>
        </w:rPr>
        <w:t xml:space="preserve">we will exclude the data of PSA001 </w:t>
      </w:r>
      <w:r w:rsidR="006F3366">
        <w:rPr>
          <w:rFonts w:ascii="Times New Roman" w:hAnsi="Times New Roman"/>
          <w:b/>
          <w:bCs/>
        </w:rPr>
        <w:t xml:space="preserve">and </w:t>
      </w:r>
      <w:r w:rsidR="006F3366" w:rsidRPr="00D07520">
        <w:rPr>
          <w:rFonts w:ascii="Times New Roman" w:hAnsi="Times New Roman"/>
          <w:b/>
          <w:bCs/>
        </w:rPr>
        <w:t>Ruggeri et al. (2022)</w:t>
      </w:r>
      <w:r w:rsidR="006F3366" w:rsidRPr="00A5639E">
        <w:rPr>
          <w:rFonts w:ascii="Times New Roman" w:hAnsi="Times New Roman"/>
        </w:rPr>
        <w:t xml:space="preserve"> </w:t>
      </w:r>
      <w:r w:rsidRPr="00716CF1">
        <w:rPr>
          <w:rFonts w:ascii="Times New Roman" w:hAnsi="Times New Roman"/>
          <w:b/>
          <w:bCs/>
        </w:rPr>
        <w:t>in stage 2</w:t>
      </w:r>
      <w:r w:rsidRPr="00A5639E">
        <w:rPr>
          <w:rFonts w:ascii="Times New Roman" w:hAnsi="Times New Roman"/>
        </w:rPr>
        <w:t xml:space="preserve">, but will additionally report the data </w:t>
      </w:r>
      <w:r w:rsidR="00161D7A">
        <w:rPr>
          <w:rFonts w:ascii="Times New Roman" w:hAnsi="Times New Roman"/>
        </w:rPr>
        <w:t>that include</w:t>
      </w:r>
      <w:r w:rsidRPr="00A5639E">
        <w:rPr>
          <w:rFonts w:ascii="Times New Roman" w:hAnsi="Times New Roman"/>
        </w:rPr>
        <w:t xml:space="preserve"> </w:t>
      </w:r>
      <w:r w:rsidR="006F3366">
        <w:rPr>
          <w:rFonts w:ascii="Times New Roman" w:hAnsi="Times New Roman"/>
        </w:rPr>
        <w:t>these two datasets</w:t>
      </w:r>
      <w:r w:rsidR="006F3366" w:rsidRPr="00A5639E">
        <w:rPr>
          <w:rFonts w:ascii="Times New Roman" w:hAnsi="Times New Roman"/>
        </w:rPr>
        <w:t xml:space="preserve"> </w:t>
      </w:r>
      <w:r w:rsidRPr="00A5639E">
        <w:rPr>
          <w:rFonts w:ascii="Times New Roman" w:hAnsi="Times New Roman"/>
        </w:rPr>
        <w:t>in the supplementary materials</w:t>
      </w:r>
      <w:r>
        <w:rPr>
          <w:rFonts w:ascii="Times New Roman" w:hAnsi="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295"/>
    <w:multiLevelType w:val="hybridMultilevel"/>
    <w:tmpl w:val="88407AD4"/>
    <w:lvl w:ilvl="0" w:tplc="28A23A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37203BC"/>
    <w:multiLevelType w:val="hybridMultilevel"/>
    <w:tmpl w:val="8C8EA0C4"/>
    <w:lvl w:ilvl="0" w:tplc="2798369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537B67FB"/>
    <w:multiLevelType w:val="hybridMultilevel"/>
    <w:tmpl w:val="865873DA"/>
    <w:lvl w:ilvl="0" w:tplc="E9FE7A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8132ACA"/>
    <w:multiLevelType w:val="hybridMultilevel"/>
    <w:tmpl w:val="4F1C5606"/>
    <w:lvl w:ilvl="0" w:tplc="CC9AAD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4326B36"/>
    <w:multiLevelType w:val="hybridMultilevel"/>
    <w:tmpl w:val="4EE40DF8"/>
    <w:lvl w:ilvl="0" w:tplc="84D668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6099238">
    <w:abstractNumId w:val="0"/>
  </w:num>
  <w:num w:numId="2" w16cid:durableId="1514104772">
    <w:abstractNumId w:val="1"/>
  </w:num>
  <w:num w:numId="3" w16cid:durableId="1473981075">
    <w:abstractNumId w:val="2"/>
  </w:num>
  <w:num w:numId="4" w16cid:durableId="986544758">
    <w:abstractNumId w:val="3"/>
  </w:num>
  <w:num w:numId="5" w16cid:durableId="3818287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it grit">
    <w15:presenceInfo w15:providerId="Windows Live" w15:userId="db6124b10c682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C50"/>
    <w:rsid w:val="000136D9"/>
    <w:rsid w:val="00017BD5"/>
    <w:rsid w:val="000253E1"/>
    <w:rsid w:val="00030875"/>
    <w:rsid w:val="00046D30"/>
    <w:rsid w:val="00060B23"/>
    <w:rsid w:val="0006547D"/>
    <w:rsid w:val="000B0687"/>
    <w:rsid w:val="000C33E4"/>
    <w:rsid w:val="000F0F10"/>
    <w:rsid w:val="00126E39"/>
    <w:rsid w:val="001478E6"/>
    <w:rsid w:val="001607EC"/>
    <w:rsid w:val="00161D7A"/>
    <w:rsid w:val="001809CB"/>
    <w:rsid w:val="00191929"/>
    <w:rsid w:val="00195EE3"/>
    <w:rsid w:val="001B25DF"/>
    <w:rsid w:val="001D001A"/>
    <w:rsid w:val="001D4F68"/>
    <w:rsid w:val="001F6381"/>
    <w:rsid w:val="00202D39"/>
    <w:rsid w:val="0022342B"/>
    <w:rsid w:val="002462B7"/>
    <w:rsid w:val="00260C57"/>
    <w:rsid w:val="0026275F"/>
    <w:rsid w:val="00282FE1"/>
    <w:rsid w:val="0028747B"/>
    <w:rsid w:val="002925AB"/>
    <w:rsid w:val="002B5441"/>
    <w:rsid w:val="002C10B4"/>
    <w:rsid w:val="002C4B85"/>
    <w:rsid w:val="002D2847"/>
    <w:rsid w:val="00306DBB"/>
    <w:rsid w:val="003235CE"/>
    <w:rsid w:val="003A5E7C"/>
    <w:rsid w:val="003D71B5"/>
    <w:rsid w:val="003E0796"/>
    <w:rsid w:val="003F3A38"/>
    <w:rsid w:val="0041429D"/>
    <w:rsid w:val="00415CFB"/>
    <w:rsid w:val="0042020D"/>
    <w:rsid w:val="0042468E"/>
    <w:rsid w:val="00443847"/>
    <w:rsid w:val="0045312E"/>
    <w:rsid w:val="00471997"/>
    <w:rsid w:val="0048383F"/>
    <w:rsid w:val="00493CD7"/>
    <w:rsid w:val="004A6BB6"/>
    <w:rsid w:val="004C3AC5"/>
    <w:rsid w:val="004E49C5"/>
    <w:rsid w:val="004F6280"/>
    <w:rsid w:val="005013B3"/>
    <w:rsid w:val="00520B36"/>
    <w:rsid w:val="0052223C"/>
    <w:rsid w:val="005328B3"/>
    <w:rsid w:val="00556B28"/>
    <w:rsid w:val="005649B5"/>
    <w:rsid w:val="005773C8"/>
    <w:rsid w:val="005B697D"/>
    <w:rsid w:val="005C7D3B"/>
    <w:rsid w:val="005E2D9A"/>
    <w:rsid w:val="00604FF1"/>
    <w:rsid w:val="006272FA"/>
    <w:rsid w:val="00636C50"/>
    <w:rsid w:val="00647FDF"/>
    <w:rsid w:val="00662D8C"/>
    <w:rsid w:val="006650C7"/>
    <w:rsid w:val="006718E4"/>
    <w:rsid w:val="006B0922"/>
    <w:rsid w:val="006B0ACA"/>
    <w:rsid w:val="006B44DA"/>
    <w:rsid w:val="006D1E1F"/>
    <w:rsid w:val="006E2343"/>
    <w:rsid w:val="006E4F51"/>
    <w:rsid w:val="006F3366"/>
    <w:rsid w:val="007105F6"/>
    <w:rsid w:val="00714A39"/>
    <w:rsid w:val="00716CF1"/>
    <w:rsid w:val="0073151D"/>
    <w:rsid w:val="007465EF"/>
    <w:rsid w:val="00763B71"/>
    <w:rsid w:val="007779CC"/>
    <w:rsid w:val="007845BD"/>
    <w:rsid w:val="007979FE"/>
    <w:rsid w:val="007A009B"/>
    <w:rsid w:val="007A6D52"/>
    <w:rsid w:val="007B26C7"/>
    <w:rsid w:val="007C532B"/>
    <w:rsid w:val="007E4861"/>
    <w:rsid w:val="00800DDE"/>
    <w:rsid w:val="00811532"/>
    <w:rsid w:val="00833899"/>
    <w:rsid w:val="00835A09"/>
    <w:rsid w:val="00844803"/>
    <w:rsid w:val="00871C95"/>
    <w:rsid w:val="00895FD0"/>
    <w:rsid w:val="008A252E"/>
    <w:rsid w:val="008B544F"/>
    <w:rsid w:val="008E003D"/>
    <w:rsid w:val="008F7479"/>
    <w:rsid w:val="009345E9"/>
    <w:rsid w:val="00950C82"/>
    <w:rsid w:val="00964D25"/>
    <w:rsid w:val="009670B2"/>
    <w:rsid w:val="00987B63"/>
    <w:rsid w:val="009A2456"/>
    <w:rsid w:val="009A41D5"/>
    <w:rsid w:val="009A50F5"/>
    <w:rsid w:val="009B0D25"/>
    <w:rsid w:val="009C2B85"/>
    <w:rsid w:val="009C6843"/>
    <w:rsid w:val="009D7347"/>
    <w:rsid w:val="00A1203B"/>
    <w:rsid w:val="00A15714"/>
    <w:rsid w:val="00A357DD"/>
    <w:rsid w:val="00A40329"/>
    <w:rsid w:val="00A51C35"/>
    <w:rsid w:val="00A5639E"/>
    <w:rsid w:val="00A639A4"/>
    <w:rsid w:val="00A71114"/>
    <w:rsid w:val="00A75BA3"/>
    <w:rsid w:val="00A94F2A"/>
    <w:rsid w:val="00A96975"/>
    <w:rsid w:val="00AB1A35"/>
    <w:rsid w:val="00AB730A"/>
    <w:rsid w:val="00AE2C7F"/>
    <w:rsid w:val="00B029F4"/>
    <w:rsid w:val="00B07511"/>
    <w:rsid w:val="00B11931"/>
    <w:rsid w:val="00B278FB"/>
    <w:rsid w:val="00B303AB"/>
    <w:rsid w:val="00B47263"/>
    <w:rsid w:val="00B47728"/>
    <w:rsid w:val="00B47A71"/>
    <w:rsid w:val="00B53F25"/>
    <w:rsid w:val="00B55514"/>
    <w:rsid w:val="00B71522"/>
    <w:rsid w:val="00B85913"/>
    <w:rsid w:val="00B92D10"/>
    <w:rsid w:val="00BB4B71"/>
    <w:rsid w:val="00BB6429"/>
    <w:rsid w:val="00BB650A"/>
    <w:rsid w:val="00BC65D6"/>
    <w:rsid w:val="00BD56AA"/>
    <w:rsid w:val="00BF6F26"/>
    <w:rsid w:val="00C026F8"/>
    <w:rsid w:val="00C2283A"/>
    <w:rsid w:val="00C3260F"/>
    <w:rsid w:val="00C4440E"/>
    <w:rsid w:val="00C67B10"/>
    <w:rsid w:val="00C76F13"/>
    <w:rsid w:val="00CB2757"/>
    <w:rsid w:val="00CB745C"/>
    <w:rsid w:val="00D07520"/>
    <w:rsid w:val="00D34CE5"/>
    <w:rsid w:val="00D40878"/>
    <w:rsid w:val="00D46EAA"/>
    <w:rsid w:val="00D513CC"/>
    <w:rsid w:val="00D7210F"/>
    <w:rsid w:val="00D829AC"/>
    <w:rsid w:val="00DB34C8"/>
    <w:rsid w:val="00DB711F"/>
    <w:rsid w:val="00DC35DF"/>
    <w:rsid w:val="00DE083B"/>
    <w:rsid w:val="00DE2F90"/>
    <w:rsid w:val="00DE5C4B"/>
    <w:rsid w:val="00E22C18"/>
    <w:rsid w:val="00E30B62"/>
    <w:rsid w:val="00E554D0"/>
    <w:rsid w:val="00E666B7"/>
    <w:rsid w:val="00E8753D"/>
    <w:rsid w:val="00E96D98"/>
    <w:rsid w:val="00EA190F"/>
    <w:rsid w:val="00ED18B6"/>
    <w:rsid w:val="00F00708"/>
    <w:rsid w:val="00F14B65"/>
    <w:rsid w:val="00F2042B"/>
    <w:rsid w:val="00F25C8F"/>
    <w:rsid w:val="00F71A13"/>
    <w:rsid w:val="00FB01B8"/>
    <w:rsid w:val="00FB2E92"/>
    <w:rsid w:val="00FE1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C167C"/>
  <w15:docId w15:val="{5D6C3E1C-1AFE-4151-9785-F12D5505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Theme="minorEastAsia" w:hAnsi="宋体" w:cs="Times New Roman"/>
        <w:kern w:val="2"/>
        <w:sz w:val="24"/>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329"/>
    <w:pPr>
      <w:widowControl w:val="0"/>
      <w:jc w:val="both"/>
    </w:pPr>
  </w:style>
  <w:style w:type="paragraph" w:styleId="1">
    <w:name w:val="heading 1"/>
    <w:basedOn w:val="a"/>
    <w:next w:val="a"/>
    <w:link w:val="10"/>
    <w:uiPriority w:val="9"/>
    <w:qFormat/>
    <w:rsid w:val="007C532B"/>
    <w:pPr>
      <w:keepNext/>
      <w:keepLines/>
      <w:widowControl/>
      <w:spacing w:before="240" w:after="240" w:line="276" w:lineRule="auto"/>
      <w:jc w:val="left"/>
      <w:outlineLvl w:val="0"/>
    </w:pPr>
    <w:rPr>
      <w:rFonts w:ascii="Times New Roman" w:eastAsia="Times New Roman" w:hAnsi="Times New Roman"/>
      <w:b/>
      <w:kern w:val="0"/>
      <w:sz w:val="26"/>
      <w:szCs w:val="26"/>
      <w:lang w:val="zh-CN"/>
    </w:rPr>
  </w:style>
  <w:style w:type="paragraph" w:styleId="2">
    <w:name w:val="heading 2"/>
    <w:basedOn w:val="a"/>
    <w:next w:val="a"/>
    <w:link w:val="20"/>
    <w:uiPriority w:val="9"/>
    <w:semiHidden/>
    <w:unhideWhenUsed/>
    <w:qFormat/>
    <w:rsid w:val="007C532B"/>
    <w:pPr>
      <w:keepNext/>
      <w:keepLines/>
      <w:widowControl/>
      <w:spacing w:before="240" w:after="240" w:line="276" w:lineRule="auto"/>
      <w:jc w:val="left"/>
      <w:outlineLvl w:val="1"/>
    </w:pPr>
    <w:rPr>
      <w:rFonts w:ascii="Times New Roman" w:eastAsia="Times New Roman" w:hAnsi="Times New Roman"/>
      <w:b/>
      <w:kern w:val="0"/>
      <w:szCs w:val="24"/>
      <w:lang w:val="zh-CN"/>
    </w:rPr>
  </w:style>
  <w:style w:type="paragraph" w:styleId="3">
    <w:name w:val="heading 3"/>
    <w:basedOn w:val="a"/>
    <w:next w:val="a"/>
    <w:link w:val="30"/>
    <w:uiPriority w:val="9"/>
    <w:semiHidden/>
    <w:unhideWhenUsed/>
    <w:qFormat/>
    <w:rsid w:val="007C532B"/>
    <w:pPr>
      <w:keepNext/>
      <w:keepLines/>
      <w:widowControl/>
      <w:spacing w:before="240" w:after="240" w:line="276" w:lineRule="auto"/>
      <w:jc w:val="left"/>
      <w:outlineLvl w:val="2"/>
    </w:pPr>
    <w:rPr>
      <w:rFonts w:ascii="Times New Roman" w:eastAsia="Times New Roman" w:hAnsi="Times New Roman"/>
      <w:kern w:val="0"/>
      <w:szCs w:val="24"/>
      <w:lang w:val="zh-CN"/>
    </w:rPr>
  </w:style>
  <w:style w:type="paragraph" w:styleId="4">
    <w:name w:val="heading 4"/>
    <w:basedOn w:val="a"/>
    <w:next w:val="a"/>
    <w:link w:val="40"/>
    <w:uiPriority w:val="9"/>
    <w:semiHidden/>
    <w:unhideWhenUsed/>
    <w:qFormat/>
    <w:rsid w:val="007C532B"/>
    <w:pPr>
      <w:keepNext/>
      <w:keepLines/>
      <w:spacing w:before="280" w:after="290" w:line="376" w:lineRule="auto"/>
      <w:outlineLvl w:val="3"/>
    </w:pPr>
    <w:rPr>
      <w:color w:val="666666"/>
      <w:szCs w:val="24"/>
    </w:rPr>
  </w:style>
  <w:style w:type="paragraph" w:styleId="5">
    <w:name w:val="heading 5"/>
    <w:basedOn w:val="a"/>
    <w:next w:val="a"/>
    <w:link w:val="50"/>
    <w:uiPriority w:val="9"/>
    <w:semiHidden/>
    <w:unhideWhenUsed/>
    <w:qFormat/>
    <w:rsid w:val="007C532B"/>
    <w:pPr>
      <w:keepNext/>
      <w:keepLines/>
      <w:spacing w:before="280" w:after="290" w:line="376" w:lineRule="auto"/>
      <w:outlineLvl w:val="4"/>
    </w:pPr>
    <w:rPr>
      <w:color w:val="666666"/>
    </w:rPr>
  </w:style>
  <w:style w:type="paragraph" w:styleId="6">
    <w:name w:val="heading 6"/>
    <w:basedOn w:val="a"/>
    <w:next w:val="a"/>
    <w:link w:val="60"/>
    <w:uiPriority w:val="9"/>
    <w:semiHidden/>
    <w:unhideWhenUsed/>
    <w:qFormat/>
    <w:rsid w:val="007C532B"/>
    <w:pPr>
      <w:keepNext/>
      <w:keepLines/>
      <w:spacing w:before="240" w:after="64" w:line="320" w:lineRule="auto"/>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532B"/>
    <w:pPr>
      <w:tabs>
        <w:tab w:val="center" w:pos="4153"/>
        <w:tab w:val="right" w:pos="8306"/>
      </w:tabs>
      <w:snapToGrid w:val="0"/>
      <w:jc w:val="center"/>
    </w:pPr>
    <w:rPr>
      <w:sz w:val="18"/>
      <w:szCs w:val="18"/>
    </w:rPr>
  </w:style>
  <w:style w:type="character" w:customStyle="1" w:styleId="a4">
    <w:name w:val="页眉 字符"/>
    <w:basedOn w:val="a0"/>
    <w:link w:val="a3"/>
    <w:uiPriority w:val="99"/>
    <w:rsid w:val="007C532B"/>
    <w:rPr>
      <w:sz w:val="18"/>
      <w:szCs w:val="18"/>
    </w:rPr>
  </w:style>
  <w:style w:type="paragraph" w:styleId="a5">
    <w:name w:val="footer"/>
    <w:basedOn w:val="a"/>
    <w:link w:val="a6"/>
    <w:uiPriority w:val="99"/>
    <w:unhideWhenUsed/>
    <w:rsid w:val="007C532B"/>
    <w:pPr>
      <w:tabs>
        <w:tab w:val="center" w:pos="4153"/>
        <w:tab w:val="right" w:pos="8306"/>
      </w:tabs>
      <w:snapToGrid w:val="0"/>
      <w:jc w:val="left"/>
    </w:pPr>
    <w:rPr>
      <w:sz w:val="18"/>
      <w:szCs w:val="18"/>
    </w:rPr>
  </w:style>
  <w:style w:type="character" w:customStyle="1" w:styleId="a6">
    <w:name w:val="页脚 字符"/>
    <w:basedOn w:val="a0"/>
    <w:link w:val="a5"/>
    <w:uiPriority w:val="99"/>
    <w:rsid w:val="007C532B"/>
    <w:rPr>
      <w:sz w:val="18"/>
      <w:szCs w:val="18"/>
    </w:rPr>
  </w:style>
  <w:style w:type="character" w:customStyle="1" w:styleId="10">
    <w:name w:val="标题 1 字符"/>
    <w:basedOn w:val="a0"/>
    <w:link w:val="1"/>
    <w:uiPriority w:val="9"/>
    <w:rsid w:val="007C532B"/>
    <w:rPr>
      <w:rFonts w:ascii="Times New Roman" w:eastAsia="Times New Roman" w:hAnsi="Times New Roman"/>
      <w:b/>
      <w:kern w:val="0"/>
      <w:sz w:val="26"/>
      <w:szCs w:val="26"/>
      <w:lang w:val="zh-CN"/>
    </w:rPr>
  </w:style>
  <w:style w:type="character" w:customStyle="1" w:styleId="20">
    <w:name w:val="标题 2 字符"/>
    <w:basedOn w:val="a0"/>
    <w:link w:val="2"/>
    <w:uiPriority w:val="9"/>
    <w:semiHidden/>
    <w:rsid w:val="007C532B"/>
    <w:rPr>
      <w:rFonts w:ascii="Times New Roman" w:eastAsia="Times New Roman" w:hAnsi="Times New Roman"/>
      <w:b/>
      <w:kern w:val="0"/>
      <w:szCs w:val="24"/>
      <w:lang w:val="zh-CN"/>
    </w:rPr>
  </w:style>
  <w:style w:type="character" w:customStyle="1" w:styleId="30">
    <w:name w:val="标题 3 字符"/>
    <w:basedOn w:val="a0"/>
    <w:link w:val="3"/>
    <w:uiPriority w:val="9"/>
    <w:semiHidden/>
    <w:rsid w:val="007C532B"/>
    <w:rPr>
      <w:rFonts w:ascii="Times New Roman" w:eastAsia="Times New Roman" w:hAnsi="Times New Roman"/>
      <w:kern w:val="0"/>
      <w:szCs w:val="24"/>
      <w:lang w:val="zh-CN"/>
    </w:rPr>
  </w:style>
  <w:style w:type="paragraph" w:customStyle="1" w:styleId="41">
    <w:name w:val="标题 41"/>
    <w:basedOn w:val="a"/>
    <w:next w:val="a"/>
    <w:uiPriority w:val="9"/>
    <w:semiHidden/>
    <w:unhideWhenUsed/>
    <w:qFormat/>
    <w:rsid w:val="007C532B"/>
    <w:pPr>
      <w:keepNext/>
      <w:keepLines/>
      <w:widowControl/>
      <w:spacing w:before="280" w:after="80" w:line="276" w:lineRule="auto"/>
      <w:jc w:val="left"/>
      <w:outlineLvl w:val="3"/>
    </w:pPr>
    <w:rPr>
      <w:rFonts w:ascii="Arial" w:hAnsi="Arial" w:cs="Arial"/>
      <w:color w:val="666666"/>
      <w:kern w:val="0"/>
      <w:szCs w:val="24"/>
      <w:lang w:val="zh-CN"/>
    </w:rPr>
  </w:style>
  <w:style w:type="paragraph" w:customStyle="1" w:styleId="51">
    <w:name w:val="标题 51"/>
    <w:basedOn w:val="a"/>
    <w:next w:val="a"/>
    <w:uiPriority w:val="9"/>
    <w:semiHidden/>
    <w:unhideWhenUsed/>
    <w:qFormat/>
    <w:rsid w:val="007C532B"/>
    <w:pPr>
      <w:keepNext/>
      <w:keepLines/>
      <w:widowControl/>
      <w:spacing w:before="240" w:after="80" w:line="276" w:lineRule="auto"/>
      <w:jc w:val="left"/>
      <w:outlineLvl w:val="4"/>
    </w:pPr>
    <w:rPr>
      <w:rFonts w:ascii="Arial" w:hAnsi="Arial" w:cs="Arial"/>
      <w:color w:val="666666"/>
      <w:kern w:val="0"/>
      <w:sz w:val="22"/>
      <w:szCs w:val="22"/>
      <w:lang w:val="zh-CN"/>
    </w:rPr>
  </w:style>
  <w:style w:type="paragraph" w:customStyle="1" w:styleId="61">
    <w:name w:val="标题 61"/>
    <w:basedOn w:val="a"/>
    <w:next w:val="a"/>
    <w:uiPriority w:val="9"/>
    <w:semiHidden/>
    <w:unhideWhenUsed/>
    <w:qFormat/>
    <w:rsid w:val="007C532B"/>
    <w:pPr>
      <w:keepNext/>
      <w:keepLines/>
      <w:widowControl/>
      <w:spacing w:before="240" w:after="80" w:line="276" w:lineRule="auto"/>
      <w:jc w:val="left"/>
      <w:outlineLvl w:val="5"/>
    </w:pPr>
    <w:rPr>
      <w:rFonts w:ascii="Arial" w:hAnsi="Arial" w:cs="Arial"/>
      <w:i/>
      <w:color w:val="666666"/>
      <w:kern w:val="0"/>
      <w:sz w:val="22"/>
      <w:szCs w:val="22"/>
      <w:lang w:val="zh-CN"/>
    </w:rPr>
  </w:style>
  <w:style w:type="numbering" w:customStyle="1" w:styleId="11">
    <w:name w:val="无列表1"/>
    <w:next w:val="a2"/>
    <w:uiPriority w:val="99"/>
    <w:semiHidden/>
    <w:unhideWhenUsed/>
    <w:rsid w:val="007C532B"/>
  </w:style>
  <w:style w:type="character" w:customStyle="1" w:styleId="40">
    <w:name w:val="标题 4 字符"/>
    <w:basedOn w:val="a0"/>
    <w:link w:val="4"/>
    <w:uiPriority w:val="9"/>
    <w:semiHidden/>
    <w:rsid w:val="007C532B"/>
    <w:rPr>
      <w:color w:val="666666"/>
      <w:sz w:val="24"/>
      <w:szCs w:val="24"/>
    </w:rPr>
  </w:style>
  <w:style w:type="character" w:customStyle="1" w:styleId="50">
    <w:name w:val="标题 5 字符"/>
    <w:basedOn w:val="a0"/>
    <w:link w:val="5"/>
    <w:uiPriority w:val="9"/>
    <w:semiHidden/>
    <w:rsid w:val="007C532B"/>
    <w:rPr>
      <w:color w:val="666666"/>
    </w:rPr>
  </w:style>
  <w:style w:type="character" w:customStyle="1" w:styleId="60">
    <w:name w:val="标题 6 字符"/>
    <w:basedOn w:val="a0"/>
    <w:link w:val="6"/>
    <w:uiPriority w:val="9"/>
    <w:semiHidden/>
    <w:rsid w:val="007C532B"/>
    <w:rPr>
      <w:i/>
      <w:color w:val="666666"/>
    </w:rPr>
  </w:style>
  <w:style w:type="table" w:customStyle="1" w:styleId="TableNormal1">
    <w:name w:val="Table Normal1"/>
    <w:rsid w:val="007C532B"/>
    <w:pPr>
      <w:spacing w:line="276" w:lineRule="auto"/>
    </w:pPr>
    <w:rPr>
      <w:rFonts w:ascii="Arial" w:hAnsi="Arial" w:cs="Arial"/>
      <w:kern w:val="0"/>
      <w:sz w:val="22"/>
      <w:szCs w:val="22"/>
      <w:lang w:val="zh-CN"/>
    </w:rPr>
    <w:tblPr>
      <w:tblCellMar>
        <w:top w:w="0" w:type="dxa"/>
        <w:left w:w="0" w:type="dxa"/>
        <w:bottom w:w="0" w:type="dxa"/>
        <w:right w:w="0" w:type="dxa"/>
      </w:tblCellMar>
    </w:tblPr>
  </w:style>
  <w:style w:type="paragraph" w:styleId="a7">
    <w:name w:val="Title"/>
    <w:basedOn w:val="a"/>
    <w:next w:val="a"/>
    <w:link w:val="a8"/>
    <w:uiPriority w:val="10"/>
    <w:qFormat/>
    <w:rsid w:val="007C532B"/>
    <w:pPr>
      <w:keepNext/>
      <w:keepLines/>
      <w:widowControl/>
      <w:spacing w:before="240" w:after="240" w:line="276" w:lineRule="auto"/>
      <w:jc w:val="center"/>
    </w:pPr>
    <w:rPr>
      <w:rFonts w:ascii="Times New Roman" w:eastAsia="Times New Roman" w:hAnsi="Times New Roman"/>
      <w:b/>
      <w:kern w:val="0"/>
      <w:sz w:val="28"/>
      <w:lang w:val="zh-CN"/>
    </w:rPr>
  </w:style>
  <w:style w:type="character" w:customStyle="1" w:styleId="a8">
    <w:name w:val="标题 字符"/>
    <w:basedOn w:val="a0"/>
    <w:link w:val="a7"/>
    <w:uiPriority w:val="10"/>
    <w:rsid w:val="007C532B"/>
    <w:rPr>
      <w:rFonts w:ascii="Times New Roman" w:eastAsia="Times New Roman" w:hAnsi="Times New Roman"/>
      <w:b/>
      <w:kern w:val="0"/>
      <w:sz w:val="28"/>
      <w:lang w:val="zh-CN"/>
    </w:rPr>
  </w:style>
  <w:style w:type="paragraph" w:styleId="a9">
    <w:name w:val="Subtitle"/>
    <w:basedOn w:val="a"/>
    <w:next w:val="a"/>
    <w:link w:val="aa"/>
    <w:uiPriority w:val="11"/>
    <w:qFormat/>
    <w:rsid w:val="007C532B"/>
    <w:pPr>
      <w:keepNext/>
      <w:keepLines/>
      <w:widowControl/>
      <w:spacing w:after="320" w:line="276" w:lineRule="auto"/>
      <w:jc w:val="left"/>
    </w:pPr>
    <w:rPr>
      <w:rFonts w:ascii="Arial" w:eastAsia="Arial" w:hAnsi="Arial" w:cs="Arial"/>
      <w:color w:val="666666"/>
      <w:kern w:val="0"/>
      <w:sz w:val="30"/>
      <w:szCs w:val="30"/>
      <w:lang w:val="zh-CN"/>
    </w:rPr>
  </w:style>
  <w:style w:type="character" w:customStyle="1" w:styleId="aa">
    <w:name w:val="副标题 字符"/>
    <w:basedOn w:val="a0"/>
    <w:link w:val="a9"/>
    <w:uiPriority w:val="11"/>
    <w:rsid w:val="007C532B"/>
    <w:rPr>
      <w:rFonts w:ascii="Arial" w:eastAsia="Arial" w:hAnsi="Arial" w:cs="Arial"/>
      <w:color w:val="666666"/>
      <w:kern w:val="0"/>
      <w:sz w:val="30"/>
      <w:szCs w:val="30"/>
      <w:lang w:val="zh-CN"/>
    </w:rPr>
  </w:style>
  <w:style w:type="paragraph" w:customStyle="1" w:styleId="12">
    <w:name w:val="批注文字1"/>
    <w:basedOn w:val="a"/>
    <w:next w:val="ab"/>
    <w:link w:val="ac"/>
    <w:uiPriority w:val="99"/>
    <w:semiHidden/>
    <w:unhideWhenUsed/>
    <w:rsid w:val="007C532B"/>
    <w:pPr>
      <w:widowControl/>
      <w:spacing w:line="276" w:lineRule="auto"/>
      <w:jc w:val="left"/>
    </w:pPr>
  </w:style>
  <w:style w:type="character" w:customStyle="1" w:styleId="ac">
    <w:name w:val="批注文字 字符"/>
    <w:basedOn w:val="a0"/>
    <w:link w:val="12"/>
    <w:uiPriority w:val="99"/>
    <w:semiHidden/>
    <w:rsid w:val="007C532B"/>
  </w:style>
  <w:style w:type="character" w:styleId="ad">
    <w:name w:val="annotation reference"/>
    <w:basedOn w:val="a0"/>
    <w:uiPriority w:val="99"/>
    <w:semiHidden/>
    <w:unhideWhenUsed/>
    <w:rsid w:val="007C532B"/>
    <w:rPr>
      <w:sz w:val="21"/>
      <w:szCs w:val="21"/>
    </w:rPr>
  </w:style>
  <w:style w:type="character" w:customStyle="1" w:styleId="410">
    <w:name w:val="标题 4 字符1"/>
    <w:basedOn w:val="a0"/>
    <w:uiPriority w:val="9"/>
    <w:semiHidden/>
    <w:rsid w:val="007C532B"/>
    <w:rPr>
      <w:rFonts w:asciiTheme="majorHAnsi" w:eastAsiaTheme="majorEastAsia" w:hAnsiTheme="majorHAnsi" w:cstheme="majorBidi"/>
      <w:b/>
      <w:bCs/>
      <w:sz w:val="28"/>
    </w:rPr>
  </w:style>
  <w:style w:type="character" w:customStyle="1" w:styleId="510">
    <w:name w:val="标题 5 字符1"/>
    <w:basedOn w:val="a0"/>
    <w:uiPriority w:val="9"/>
    <w:semiHidden/>
    <w:rsid w:val="007C532B"/>
    <w:rPr>
      <w:b/>
      <w:bCs/>
      <w:sz w:val="28"/>
    </w:rPr>
  </w:style>
  <w:style w:type="character" w:customStyle="1" w:styleId="610">
    <w:name w:val="标题 6 字符1"/>
    <w:basedOn w:val="a0"/>
    <w:uiPriority w:val="9"/>
    <w:semiHidden/>
    <w:rsid w:val="007C532B"/>
    <w:rPr>
      <w:rFonts w:asciiTheme="majorHAnsi" w:eastAsiaTheme="majorEastAsia" w:hAnsiTheme="majorHAnsi" w:cstheme="majorBidi"/>
      <w:b/>
      <w:bCs/>
      <w:szCs w:val="24"/>
    </w:rPr>
  </w:style>
  <w:style w:type="paragraph" w:styleId="ab">
    <w:name w:val="annotation text"/>
    <w:basedOn w:val="a"/>
    <w:link w:val="13"/>
    <w:uiPriority w:val="99"/>
    <w:semiHidden/>
    <w:unhideWhenUsed/>
    <w:rsid w:val="007C532B"/>
    <w:pPr>
      <w:jc w:val="left"/>
    </w:pPr>
  </w:style>
  <w:style w:type="character" w:customStyle="1" w:styleId="13">
    <w:name w:val="批注文字 字符1"/>
    <w:basedOn w:val="a0"/>
    <w:link w:val="ab"/>
    <w:uiPriority w:val="99"/>
    <w:semiHidden/>
    <w:rsid w:val="007C532B"/>
  </w:style>
  <w:style w:type="table" w:styleId="ae">
    <w:name w:val="Table Grid"/>
    <w:basedOn w:val="a1"/>
    <w:uiPriority w:val="39"/>
    <w:rsid w:val="00811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e"/>
    <w:uiPriority w:val="39"/>
    <w:rsid w:val="00B47263"/>
    <w:rPr>
      <w:rFonts w:asciiTheme="minorHAnsi"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annotation subject"/>
    <w:basedOn w:val="ab"/>
    <w:next w:val="ab"/>
    <w:link w:val="af0"/>
    <w:uiPriority w:val="99"/>
    <w:semiHidden/>
    <w:unhideWhenUsed/>
    <w:rsid w:val="001D001A"/>
    <w:rPr>
      <w:b/>
      <w:bCs/>
    </w:rPr>
  </w:style>
  <w:style w:type="character" w:customStyle="1" w:styleId="af0">
    <w:name w:val="批注主题 字符"/>
    <w:basedOn w:val="13"/>
    <w:link w:val="af"/>
    <w:uiPriority w:val="99"/>
    <w:semiHidden/>
    <w:rsid w:val="001D001A"/>
    <w:rPr>
      <w:b/>
      <w:bCs/>
    </w:rPr>
  </w:style>
  <w:style w:type="paragraph" w:styleId="af1">
    <w:name w:val="List Paragraph"/>
    <w:basedOn w:val="a"/>
    <w:uiPriority w:val="34"/>
    <w:qFormat/>
    <w:rsid w:val="00B92D10"/>
    <w:pPr>
      <w:ind w:firstLineChars="200" w:firstLine="420"/>
    </w:pPr>
  </w:style>
  <w:style w:type="character" w:styleId="af2">
    <w:name w:val="Hyperlink"/>
    <w:basedOn w:val="a0"/>
    <w:uiPriority w:val="99"/>
    <w:unhideWhenUsed/>
    <w:rsid w:val="00DE083B"/>
    <w:rPr>
      <w:color w:val="0563C1" w:themeColor="hyperlink"/>
      <w:u w:val="single"/>
    </w:rPr>
  </w:style>
  <w:style w:type="character" w:styleId="af3">
    <w:name w:val="Unresolved Mention"/>
    <w:basedOn w:val="a0"/>
    <w:uiPriority w:val="99"/>
    <w:semiHidden/>
    <w:unhideWhenUsed/>
    <w:rsid w:val="00DE083B"/>
    <w:rPr>
      <w:color w:val="605E5C"/>
      <w:shd w:val="clear" w:color="auto" w:fill="E1DFDD"/>
    </w:rPr>
  </w:style>
  <w:style w:type="paragraph" w:styleId="af4">
    <w:name w:val="footnote text"/>
    <w:basedOn w:val="a"/>
    <w:link w:val="af5"/>
    <w:uiPriority w:val="99"/>
    <w:semiHidden/>
    <w:unhideWhenUsed/>
    <w:rsid w:val="00A5639E"/>
    <w:pPr>
      <w:snapToGrid w:val="0"/>
      <w:jc w:val="left"/>
    </w:pPr>
    <w:rPr>
      <w:sz w:val="18"/>
      <w:szCs w:val="18"/>
    </w:rPr>
  </w:style>
  <w:style w:type="character" w:customStyle="1" w:styleId="af5">
    <w:name w:val="脚注文本 字符"/>
    <w:basedOn w:val="a0"/>
    <w:link w:val="af4"/>
    <w:uiPriority w:val="99"/>
    <w:semiHidden/>
    <w:rsid w:val="00A5639E"/>
    <w:rPr>
      <w:sz w:val="18"/>
      <w:szCs w:val="18"/>
    </w:rPr>
  </w:style>
  <w:style w:type="character" w:styleId="af6">
    <w:name w:val="footnote reference"/>
    <w:basedOn w:val="a0"/>
    <w:uiPriority w:val="99"/>
    <w:semiHidden/>
    <w:unhideWhenUsed/>
    <w:rsid w:val="00A5639E"/>
    <w:rPr>
      <w:vertAlign w:val="superscript"/>
    </w:rPr>
  </w:style>
  <w:style w:type="paragraph" w:styleId="af7">
    <w:name w:val="Revision"/>
    <w:hidden/>
    <w:uiPriority w:val="99"/>
    <w:semiHidden/>
    <w:rsid w:val="003A5E7C"/>
  </w:style>
  <w:style w:type="character" w:styleId="af8">
    <w:name w:val="FollowedHyperlink"/>
    <w:basedOn w:val="a0"/>
    <w:uiPriority w:val="99"/>
    <w:semiHidden/>
    <w:unhideWhenUsed/>
    <w:rsid w:val="00647F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23304">
      <w:bodyDiv w:val="1"/>
      <w:marLeft w:val="0"/>
      <w:marRight w:val="0"/>
      <w:marTop w:val="0"/>
      <w:marBottom w:val="0"/>
      <w:divBdr>
        <w:top w:val="none" w:sz="0" w:space="0" w:color="auto"/>
        <w:left w:val="none" w:sz="0" w:space="0" w:color="auto"/>
        <w:bottom w:val="none" w:sz="0" w:space="0" w:color="auto"/>
        <w:right w:val="none" w:sz="0" w:space="0" w:color="auto"/>
      </w:divBdr>
      <w:divsChild>
        <w:div w:id="140316874">
          <w:marLeft w:val="-720"/>
          <w:marRight w:val="0"/>
          <w:marTop w:val="0"/>
          <w:marBottom w:val="0"/>
          <w:divBdr>
            <w:top w:val="none" w:sz="0" w:space="0" w:color="auto"/>
            <w:left w:val="none" w:sz="0" w:space="0" w:color="auto"/>
            <w:bottom w:val="none" w:sz="0" w:space="0" w:color="auto"/>
            <w:right w:val="none" w:sz="0" w:space="0" w:color="auto"/>
          </w:divBdr>
        </w:div>
      </w:divsChild>
    </w:div>
    <w:div w:id="441339752">
      <w:bodyDiv w:val="1"/>
      <w:marLeft w:val="0"/>
      <w:marRight w:val="0"/>
      <w:marTop w:val="0"/>
      <w:marBottom w:val="0"/>
      <w:divBdr>
        <w:top w:val="none" w:sz="0" w:space="0" w:color="auto"/>
        <w:left w:val="none" w:sz="0" w:space="0" w:color="auto"/>
        <w:bottom w:val="none" w:sz="0" w:space="0" w:color="auto"/>
        <w:right w:val="none" w:sz="0" w:space="0" w:color="auto"/>
      </w:divBdr>
    </w:div>
    <w:div w:id="827131735">
      <w:bodyDiv w:val="1"/>
      <w:marLeft w:val="0"/>
      <w:marRight w:val="0"/>
      <w:marTop w:val="0"/>
      <w:marBottom w:val="0"/>
      <w:divBdr>
        <w:top w:val="none" w:sz="0" w:space="0" w:color="auto"/>
        <w:left w:val="none" w:sz="0" w:space="0" w:color="auto"/>
        <w:bottom w:val="none" w:sz="0" w:space="0" w:color="auto"/>
        <w:right w:val="none" w:sz="0" w:space="0" w:color="auto"/>
      </w:divBdr>
    </w:div>
    <w:div w:id="1245147946">
      <w:bodyDiv w:val="1"/>
      <w:marLeft w:val="0"/>
      <w:marRight w:val="0"/>
      <w:marTop w:val="0"/>
      <w:marBottom w:val="0"/>
      <w:divBdr>
        <w:top w:val="none" w:sz="0" w:space="0" w:color="auto"/>
        <w:left w:val="none" w:sz="0" w:space="0" w:color="auto"/>
        <w:bottom w:val="none" w:sz="0" w:space="0" w:color="auto"/>
        <w:right w:val="none" w:sz="0" w:space="0" w:color="auto"/>
      </w:divBdr>
    </w:div>
    <w:div w:id="2089182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oi.org/10.1037/cap0000216" TargetMode="External"/><Relationship Id="rId39" Type="http://schemas.openxmlformats.org/officeDocument/2006/relationships/hyperlink" Target="https://doi.org/10.1177/2515245918797607" TargetMode="External"/><Relationship Id="rId21" Type="http://schemas.openxmlformats.org/officeDocument/2006/relationships/image" Target="media/image8.png"/><Relationship Id="rId34" Type="http://schemas.openxmlformats.org/officeDocument/2006/relationships/hyperlink" Target="https://doi.org/10.59350/7p1a4-0tw75" TargetMode="External"/><Relationship Id="rId42" Type="http://schemas.openxmlformats.org/officeDocument/2006/relationships/hyperlink" Target="https://doi.org/10.1073/pnas.1721165115" TargetMode="External"/><Relationship Id="rId47" Type="http://schemas.openxmlformats.org/officeDocument/2006/relationships/hyperlink" Target="https://data.worldbank.org.cn/indicator/IT.NET.USER.ZS" TargetMode="External"/><Relationship Id="rId50" Type="http://schemas.openxmlformats.org/officeDocument/2006/relationships/hyperlink" Target="https://doi.org/10.31222/osf.io/jq342" TargetMode="External"/><Relationship Id="rId55" Type="http://schemas.openxmlformats.org/officeDocument/2006/relationships/hyperlink" Target="https://doi.org/10.1038/s41562-021-01173-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10.1177/17456916221082970" TargetMode="External"/><Relationship Id="rId11" Type="http://schemas.microsoft.com/office/2016/09/relationships/commentsIds" Target="commentsIds.xml"/><Relationship Id="rId24" Type="http://schemas.openxmlformats.org/officeDocument/2006/relationships/hyperlink" Target="http://www.loc.gov/catdir/description/mh023/97015263.html" TargetMode="External"/><Relationship Id="rId32" Type="http://schemas.openxmlformats.org/officeDocument/2006/relationships/hyperlink" Target="https://doi.org/10.1017/S0140525X0999152X" TargetMode="External"/><Relationship Id="rId37" Type="http://schemas.openxmlformats.org/officeDocument/2006/relationships/hyperlink" Target="https://doi.org/10.1177/17456916221091831" TargetMode="External"/><Relationship Id="rId40" Type="http://schemas.openxmlformats.org/officeDocument/2006/relationships/hyperlink" Target="https://doi.org/10.1177/2515245918797607" TargetMode="External"/><Relationship Id="rId45" Type="http://schemas.openxmlformats.org/officeDocument/2006/relationships/hyperlink" Target="https://data.worldbank.org.cn/indicator/NY.GDP.PCAP.CN" TargetMode="External"/><Relationship Id="rId53" Type="http://schemas.openxmlformats.org/officeDocument/2006/relationships/hyperlink" Target="https://unesdoc.unesco.org/ark:/48223/pf000037725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cs.google.com/spreadsheets/d/18lF1KohchjKR5nM2utvlnd9A-zc3iKyf4EXLJ_jMPgk/edit" TargetMode="External"/><Relationship Id="rId22" Type="http://schemas.openxmlformats.org/officeDocument/2006/relationships/image" Target="media/image9.png"/><Relationship Id="rId27" Type="http://schemas.openxmlformats.org/officeDocument/2006/relationships/hyperlink" Target="https://doi.org/10.1037/cap0000216" TargetMode="External"/><Relationship Id="rId30" Type="http://schemas.openxmlformats.org/officeDocument/2006/relationships/hyperlink" Target="https://cran.r-project.org/package=irr" TargetMode="External"/><Relationship Id="rId35" Type="http://schemas.openxmlformats.org/officeDocument/2006/relationships/hyperlink" Target="https://doi.org/10.1525/collabra.35271" TargetMode="External"/><Relationship Id="rId43" Type="http://schemas.openxmlformats.org/officeDocument/2006/relationships/hyperlink" Target="https://www.r-project.org/" TargetMode="External"/><Relationship Id="rId48" Type="http://schemas.openxmlformats.org/officeDocument/2006/relationships/hyperlink" Target="https://doi.org/10.1098/rsos.181386" TargetMode="External"/><Relationship Id="rId56" Type="http://schemas.openxmlformats.org/officeDocument/2006/relationships/hyperlink" Target="https://osf.io/ehw54" TargetMode="External"/><Relationship Id="rId8" Type="http://schemas.openxmlformats.org/officeDocument/2006/relationships/hyperlink" Target="mailto:hcp4715@hotmail.com" TargetMode="External"/><Relationship Id="rId51" Type="http://schemas.openxmlformats.org/officeDocument/2006/relationships/hyperlink" Target="https://doi.org/10.31222/osf.io/jq342"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www.loc.gov/catdir/description/mh023/97015263.html" TargetMode="External"/><Relationship Id="rId33" Type="http://schemas.openxmlformats.org/officeDocument/2006/relationships/hyperlink" Target="https://doi.org/10.1017/S0140525X0999152X" TargetMode="External"/><Relationship Id="rId38" Type="http://schemas.openxmlformats.org/officeDocument/2006/relationships/hyperlink" Target="https://doi.org/10.20982/tqmp.17.1.p007" TargetMode="External"/><Relationship Id="rId46" Type="http://schemas.openxmlformats.org/officeDocument/2006/relationships/hyperlink" Target="https://data.worldbank.org.cn/indicator/SP.URB.TOTL.IN.ZS?end=2022&amp;start=1960&amp;view=chart" TargetMode="External"/><Relationship Id="rId59" Type="http://schemas.microsoft.com/office/2011/relationships/people" Target="people.xml"/><Relationship Id="rId20" Type="http://schemas.openxmlformats.org/officeDocument/2006/relationships/image" Target="media/image7.png"/><Relationship Id="rId41" Type="http://schemas.openxmlformats.org/officeDocument/2006/relationships/hyperlink" Target="https://doi.org/10.1073/pnas.1721165115" TargetMode="External"/><Relationship Id="rId54" Type="http://schemas.openxmlformats.org/officeDocument/2006/relationships/hyperlink" Target="https://doi.org/10.1038/s41562-021-01173-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177/17456916221082970" TargetMode="External"/><Relationship Id="rId36" Type="http://schemas.openxmlformats.org/officeDocument/2006/relationships/hyperlink" Target="https://doi.org/10.1177/17456916221091831" TargetMode="External"/><Relationship Id="rId49" Type="http://schemas.openxmlformats.org/officeDocument/2006/relationships/hyperlink" Target="https://doi.org/10.1098/rsos.181386" TargetMode="External"/><Relationship Id="rId57" Type="http://schemas.openxmlformats.org/officeDocument/2006/relationships/hyperlink" Target="https://osf.io/ehw54" TargetMode="External"/><Relationship Id="rId10" Type="http://schemas.microsoft.com/office/2011/relationships/commentsExtended" Target="commentsExtended.xml"/><Relationship Id="rId31" Type="http://schemas.openxmlformats.org/officeDocument/2006/relationships/hyperlink" Target="https://cran.r-project.org/package=irr" TargetMode="External"/><Relationship Id="rId44" Type="http://schemas.openxmlformats.org/officeDocument/2006/relationships/hyperlink" Target="https://www.r-project.org/" TargetMode="External"/><Relationship Id="rId52" Type="http://schemas.openxmlformats.org/officeDocument/2006/relationships/hyperlink" Target="https://unesdoc.unesco.org/ark:/48223/pf0000377250"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osf.io/wx4z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E15B8-B213-4AC0-B137-2F975D8CF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37</Pages>
  <Words>10787</Words>
  <Characters>61489</Characters>
  <Application>Microsoft Office Word</Application>
  <DocSecurity>0</DocSecurity>
  <Lines>512</Lines>
  <Paragraphs>144</Paragraphs>
  <ScaleCrop>false</ScaleCrop>
  <Company/>
  <LinksUpToDate>false</LinksUpToDate>
  <CharactersWithSpaces>72132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grit grit</dc:creator>
  <cp:keywords/>
  <dc:description/>
  <cp:lastModifiedBy>grit grit</cp:lastModifiedBy>
  <cp:revision>16</cp:revision>
  <dcterms:created xsi:type="dcterms:W3CDTF">2024-02-01T14:46:00Z</dcterms:created>
  <dcterms:modified xsi:type="dcterms:W3CDTF">2024-02-04T20:56:00Z</dcterms:modified>
</cp:coreProperties>
</file>